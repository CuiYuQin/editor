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1140" w:lineRule="exact"/>
        <w:jc w:val="center"/>
        <w:rPr>
          <w:rFonts w:ascii="楷体_GB2312" w:hAnsi="华文细黑" w:eastAsia="楷体_GB2312"/>
          <w:b/>
          <w:sz w:val="52"/>
          <w:szCs w:val="52"/>
        </w:rPr>
      </w:pPr>
      <w:r>
        <w:rPr>
          <w:rFonts w:hint="eastAsia" w:ascii="楷体_GB2312" w:hAnsi="华文细黑" w:eastAsia="楷体_GB2312"/>
          <w:b/>
          <w:sz w:val="52"/>
          <w:szCs w:val="52"/>
        </w:rPr>
        <w:drawing>
          <wp:anchor distT="0" distB="0" distL="114300" distR="114300" simplePos="0" relativeHeight="251731968" behindDoc="0" locked="0" layoutInCell="1" allowOverlap="1">
            <wp:simplePos x="0" y="0"/>
            <wp:positionH relativeFrom="column">
              <wp:posOffset>1652270</wp:posOffset>
            </wp:positionH>
            <wp:positionV relativeFrom="paragraph">
              <wp:posOffset>251460</wp:posOffset>
            </wp:positionV>
            <wp:extent cx="2148205" cy="609600"/>
            <wp:effectExtent l="0" t="0" r="0" b="0"/>
            <wp:wrapNone/>
            <wp:docPr id="2" name="图片 2" descr="za"/>
            <wp:cNvGraphicFramePr/>
            <a:graphic xmlns:a="http://schemas.openxmlformats.org/drawingml/2006/main">
              <a:graphicData uri="http://schemas.openxmlformats.org/drawingml/2006/picture">
                <pic:pic xmlns:pic="http://schemas.openxmlformats.org/drawingml/2006/picture">
                  <pic:nvPicPr>
                    <pic:cNvPr id="2" name="图片 2" descr="za"/>
                    <pic:cNvPicPr/>
                  </pic:nvPicPr>
                  <pic:blipFill>
                    <a:blip r:embed="rId7">
                      <a:extLst>
                        <a:ext uri="{28A0092B-C50C-407E-A947-70E740481C1C}">
                          <a14:useLocalDpi xmlns:a14="http://schemas.microsoft.com/office/drawing/2010/main" val="0"/>
                        </a:ext>
                      </a:extLst>
                    </a:blip>
                    <a:srcRect/>
                    <a:stretch>
                      <a:fillRect/>
                    </a:stretch>
                  </pic:blipFill>
                  <pic:spPr>
                    <a:xfrm>
                      <a:off x="0" y="0"/>
                      <a:ext cx="2148205" cy="609600"/>
                    </a:xfrm>
                    <a:prstGeom prst="rect">
                      <a:avLst/>
                    </a:prstGeom>
                    <a:noFill/>
                    <a:ln>
                      <a:noFill/>
                    </a:ln>
                  </pic:spPr>
                </pic:pic>
              </a:graphicData>
            </a:graphic>
          </wp:anchor>
        </w:drawing>
      </w:r>
    </w:p>
    <w:p>
      <w:pPr>
        <w:spacing w:line="1140" w:lineRule="exact"/>
        <w:jc w:val="center"/>
        <w:rPr>
          <w:rFonts w:ascii="楷体_GB2312" w:hAnsi="华文细黑" w:eastAsia="楷体_GB2312"/>
          <w:b/>
          <w:sz w:val="52"/>
          <w:szCs w:val="52"/>
        </w:rPr>
      </w:pPr>
      <w:r>
        <w:rPr>
          <w:rFonts w:hint="eastAsia" w:ascii="楷体_GB2312" w:hAnsi="华文细黑" w:eastAsia="楷体_GB2312"/>
          <w:b/>
          <w:sz w:val="52"/>
          <w:szCs w:val="52"/>
        </w:rPr>
        <w:t>本 科 毕 业 论 文（设计）</w:t>
      </w:r>
    </w:p>
    <w:p>
      <w:pPr>
        <w:spacing w:line="480" w:lineRule="auto"/>
        <w:jc w:val="center"/>
        <w:rPr>
          <w:rFonts w:ascii="楷体_GB2312" w:eastAsia="楷体_GB2312"/>
          <w:b/>
          <w:sz w:val="52"/>
        </w:rPr>
      </w:pPr>
    </w:p>
    <w:p>
      <w:pPr>
        <w:spacing w:line="480" w:lineRule="auto"/>
        <w:jc w:val="center"/>
        <w:rPr>
          <w:rFonts w:ascii="楷体_GB2312" w:eastAsia="楷体_GB2312"/>
          <w:b/>
          <w:sz w:val="52"/>
        </w:rPr>
      </w:pPr>
    </w:p>
    <w:tbl>
      <w:tblPr>
        <w:tblStyle w:val="48"/>
        <w:tblW w:w="0" w:type="auto"/>
        <w:tblInd w:w="0" w:type="dxa"/>
        <w:tblLayout w:type="fixed"/>
        <w:tblCellMar>
          <w:top w:w="0" w:type="dxa"/>
          <w:left w:w="108" w:type="dxa"/>
          <w:bottom w:w="0" w:type="dxa"/>
          <w:right w:w="108" w:type="dxa"/>
        </w:tblCellMar>
      </w:tblPr>
      <w:tblGrid>
        <w:gridCol w:w="2808"/>
        <w:gridCol w:w="5580"/>
      </w:tblGrid>
      <w:tr>
        <w:tc>
          <w:tcPr>
            <w:tcW w:w="2808" w:type="dxa"/>
          </w:tcPr>
          <w:p>
            <w:pPr>
              <w:spacing w:line="660" w:lineRule="exact"/>
              <w:jc w:val="right"/>
              <w:rPr>
                <w:rFonts w:ascii="楷体_GB2312" w:eastAsia="楷体_GB2312"/>
                <w:sz w:val="44"/>
              </w:rPr>
            </w:pPr>
            <w:r>
              <w:rPr>
                <w:rFonts w:hint="eastAsia" w:ascii="楷体_GB2312" w:eastAsia="楷体_GB2312"/>
                <w:sz w:val="36"/>
              </w:rPr>
              <w:t>课题名称</w:t>
            </w:r>
          </w:p>
        </w:tc>
        <w:tc>
          <w:tcPr>
            <w:tcW w:w="5580" w:type="dxa"/>
            <w:tcBorders>
              <w:bottom w:val="single" w:color="auto" w:sz="4" w:space="0"/>
            </w:tcBorders>
          </w:tcPr>
          <w:p>
            <w:pPr>
              <w:spacing w:line="660" w:lineRule="exact"/>
              <w:jc w:val="center"/>
              <w:rPr>
                <w:rFonts w:ascii="楷体_GB2312" w:eastAsiaTheme="minorEastAsia"/>
                <w:color w:val="000000" w:themeColor="text1"/>
                <w:w w:val="80"/>
                <w:sz w:val="32"/>
                <w:u w:val="none"/>
                <w14:textFill>
                  <w14:solidFill>
                    <w14:schemeClr w14:val="tx1"/>
                  </w14:solidFill>
                </w14:textFill>
              </w:rPr>
            </w:pPr>
            <w:r>
              <w:rPr>
                <w:rFonts w:hint="default" w:ascii="楷体_GB2312" w:eastAsia="楷体_GB2312"/>
                <w:color w:val="000000" w:themeColor="text1"/>
                <w:sz w:val="32"/>
                <w:u w:val="none"/>
                <w14:textFill>
                  <w14:solidFill>
                    <w14:schemeClr w14:val="tx1"/>
                  </w14:solidFill>
                </w14:textFill>
              </w:rPr>
              <w:t>基于微服务博客系统后端设计与实现</w:t>
            </w:r>
          </w:p>
        </w:tc>
      </w:tr>
      <w:tr>
        <w:tc>
          <w:tcPr>
            <w:tcW w:w="2808" w:type="dxa"/>
          </w:tcPr>
          <w:p>
            <w:pPr>
              <w:spacing w:line="660" w:lineRule="exact"/>
              <w:jc w:val="right"/>
              <w:rPr>
                <w:rFonts w:ascii="楷体_GB2312" w:eastAsia="楷体_GB2312"/>
                <w:sz w:val="44"/>
              </w:rPr>
            </w:pPr>
            <w:r>
              <w:rPr>
                <w:rFonts w:hint="eastAsia" w:ascii="楷体_GB2312" w:eastAsia="楷体_GB2312"/>
                <w:sz w:val="36"/>
              </w:rPr>
              <w:t>学    院</w:t>
            </w:r>
          </w:p>
        </w:tc>
        <w:tc>
          <w:tcPr>
            <w:tcW w:w="5580" w:type="dxa"/>
            <w:tcBorders>
              <w:top w:val="single" w:color="auto" w:sz="4" w:space="0"/>
              <w:bottom w:val="single" w:color="auto" w:sz="4" w:space="0"/>
            </w:tcBorders>
          </w:tcPr>
          <w:p>
            <w:pPr>
              <w:spacing w:line="660" w:lineRule="exact"/>
              <w:jc w:val="center"/>
              <w:rPr>
                <w:rFonts w:ascii="楷体_GB2312" w:eastAsia="楷体_GB2312"/>
                <w:sz w:val="32"/>
              </w:rPr>
            </w:pPr>
            <w:r>
              <w:rPr>
                <w:rFonts w:hint="eastAsia" w:ascii="楷体_GB2312" w:eastAsia="楷体_GB2312"/>
                <w:sz w:val="32"/>
              </w:rPr>
              <w:t>计算机科学与教育软件学院</w:t>
            </w:r>
          </w:p>
        </w:tc>
      </w:tr>
      <w:tr>
        <w:tc>
          <w:tcPr>
            <w:tcW w:w="2808" w:type="dxa"/>
          </w:tcPr>
          <w:p>
            <w:pPr>
              <w:spacing w:line="660" w:lineRule="exact"/>
              <w:jc w:val="right"/>
              <w:rPr>
                <w:rFonts w:ascii="楷体_GB2312" w:eastAsia="楷体_GB2312"/>
                <w:sz w:val="44"/>
              </w:rPr>
            </w:pPr>
            <w:r>
              <w:rPr>
                <w:rFonts w:hint="eastAsia" w:ascii="楷体_GB2312" w:eastAsia="楷体_GB2312"/>
                <w:sz w:val="36"/>
              </w:rPr>
              <w:t>专    业</w:t>
            </w:r>
          </w:p>
        </w:tc>
        <w:tc>
          <w:tcPr>
            <w:tcW w:w="5580" w:type="dxa"/>
            <w:tcBorders>
              <w:top w:val="single" w:color="auto" w:sz="4" w:space="0"/>
              <w:bottom w:val="single" w:color="auto" w:sz="4" w:space="0"/>
            </w:tcBorders>
          </w:tcPr>
          <w:p>
            <w:pPr>
              <w:spacing w:line="660" w:lineRule="exact"/>
              <w:jc w:val="center"/>
              <w:rPr>
                <w:rFonts w:ascii="楷体_GB2312" w:eastAsia="楷体_GB2312"/>
                <w:sz w:val="32"/>
              </w:rPr>
            </w:pPr>
            <w:r>
              <w:rPr>
                <w:rFonts w:hint="eastAsia" w:ascii="楷体_GB2312" w:eastAsia="楷体_GB2312"/>
                <w:sz w:val="32"/>
              </w:rPr>
              <w:t>软件工程</w:t>
            </w:r>
          </w:p>
        </w:tc>
      </w:tr>
      <w:tr>
        <w:tc>
          <w:tcPr>
            <w:tcW w:w="2808" w:type="dxa"/>
          </w:tcPr>
          <w:p>
            <w:pPr>
              <w:spacing w:line="660" w:lineRule="exact"/>
              <w:jc w:val="right"/>
              <w:rPr>
                <w:rFonts w:ascii="楷体_GB2312" w:eastAsia="楷体_GB2312"/>
                <w:sz w:val="44"/>
              </w:rPr>
            </w:pPr>
            <w:r>
              <w:rPr>
                <w:rFonts w:hint="eastAsia" w:ascii="楷体_GB2312" w:eastAsia="楷体_GB2312"/>
                <w:sz w:val="36"/>
              </w:rPr>
              <w:t>班级名称</w:t>
            </w:r>
          </w:p>
        </w:tc>
        <w:tc>
          <w:tcPr>
            <w:tcW w:w="5580" w:type="dxa"/>
            <w:tcBorders>
              <w:top w:val="single" w:color="auto" w:sz="4" w:space="0"/>
              <w:bottom w:val="single" w:color="auto" w:sz="4" w:space="0"/>
            </w:tcBorders>
          </w:tcPr>
          <w:p>
            <w:pPr>
              <w:spacing w:line="660" w:lineRule="exact"/>
              <w:jc w:val="center"/>
              <w:rPr>
                <w:rFonts w:ascii="楷体_GB2312" w:eastAsiaTheme="minorEastAsia"/>
                <w:sz w:val="32"/>
              </w:rPr>
            </w:pPr>
            <w:r>
              <w:rPr>
                <w:rFonts w:hint="default" w:ascii="楷体_GB2312" w:eastAsia="楷体_GB2312"/>
                <w:sz w:val="32"/>
              </w:rPr>
              <w:t>软件162</w:t>
            </w:r>
          </w:p>
        </w:tc>
      </w:tr>
      <w:tr>
        <w:tc>
          <w:tcPr>
            <w:tcW w:w="2808" w:type="dxa"/>
          </w:tcPr>
          <w:p>
            <w:pPr>
              <w:spacing w:line="660" w:lineRule="exact"/>
              <w:jc w:val="right"/>
              <w:rPr>
                <w:rFonts w:ascii="楷体_GB2312" w:eastAsia="楷体_GB2312"/>
                <w:sz w:val="44"/>
              </w:rPr>
            </w:pPr>
            <w:r>
              <w:rPr>
                <w:rFonts w:hint="eastAsia" w:ascii="楷体_GB2312" w:eastAsia="楷体_GB2312"/>
                <w:sz w:val="36"/>
              </w:rPr>
              <w:t>学生姓名</w:t>
            </w:r>
          </w:p>
        </w:tc>
        <w:tc>
          <w:tcPr>
            <w:tcW w:w="5580" w:type="dxa"/>
            <w:tcBorders>
              <w:top w:val="single" w:color="auto" w:sz="4" w:space="0"/>
              <w:bottom w:val="single" w:color="auto" w:sz="4" w:space="0"/>
            </w:tcBorders>
          </w:tcPr>
          <w:p>
            <w:pPr>
              <w:spacing w:line="660" w:lineRule="exact"/>
              <w:jc w:val="center"/>
              <w:rPr>
                <w:rFonts w:ascii="楷体_GB2312" w:eastAsia="楷体_GB2312"/>
                <w:sz w:val="32"/>
              </w:rPr>
            </w:pPr>
            <w:r>
              <w:rPr>
                <w:rFonts w:hint="default" w:ascii="楷体_GB2312" w:eastAsia="楷体_GB2312"/>
                <w:sz w:val="32"/>
              </w:rPr>
              <w:t>吴晓明</w:t>
            </w:r>
          </w:p>
        </w:tc>
      </w:tr>
      <w:tr>
        <w:tc>
          <w:tcPr>
            <w:tcW w:w="2808" w:type="dxa"/>
          </w:tcPr>
          <w:p>
            <w:pPr>
              <w:spacing w:line="660" w:lineRule="exact"/>
              <w:jc w:val="right"/>
              <w:rPr>
                <w:rFonts w:ascii="楷体_GB2312" w:eastAsia="楷体_GB2312"/>
                <w:sz w:val="44"/>
              </w:rPr>
            </w:pPr>
            <w:r>
              <w:rPr>
                <w:rFonts w:hint="eastAsia" w:ascii="楷体_GB2312" w:eastAsia="楷体_GB2312"/>
                <w:sz w:val="36"/>
              </w:rPr>
              <w:t>学    号</w:t>
            </w:r>
          </w:p>
        </w:tc>
        <w:tc>
          <w:tcPr>
            <w:tcW w:w="5580" w:type="dxa"/>
            <w:tcBorders>
              <w:top w:val="single" w:color="auto" w:sz="4" w:space="0"/>
              <w:bottom w:val="single" w:color="auto" w:sz="4" w:space="0"/>
            </w:tcBorders>
          </w:tcPr>
          <w:p>
            <w:pPr>
              <w:spacing w:line="660" w:lineRule="exact"/>
              <w:jc w:val="center"/>
              <w:rPr>
                <w:rFonts w:ascii="楷体_GB2312" w:eastAsiaTheme="minorEastAsia"/>
                <w:sz w:val="32"/>
              </w:rPr>
            </w:pPr>
            <w:r>
              <w:rPr>
                <w:rFonts w:hint="default" w:ascii="楷体_GB2312" w:eastAsia="楷体_GB2312"/>
                <w:sz w:val="32"/>
              </w:rPr>
              <w:t>1607200084</w:t>
            </w:r>
          </w:p>
        </w:tc>
      </w:tr>
      <w:tr>
        <w:tc>
          <w:tcPr>
            <w:tcW w:w="2808" w:type="dxa"/>
          </w:tcPr>
          <w:p>
            <w:pPr>
              <w:spacing w:line="660" w:lineRule="exact"/>
              <w:jc w:val="right"/>
              <w:rPr>
                <w:rFonts w:ascii="楷体_GB2312" w:eastAsia="楷体_GB2312"/>
                <w:sz w:val="44"/>
              </w:rPr>
            </w:pPr>
            <w:r>
              <w:rPr>
                <w:rFonts w:hint="eastAsia" w:ascii="楷体_GB2312" w:eastAsia="楷体_GB2312"/>
                <w:sz w:val="36"/>
              </w:rPr>
              <w:t>指导教师</w:t>
            </w:r>
          </w:p>
        </w:tc>
        <w:tc>
          <w:tcPr>
            <w:tcW w:w="5580" w:type="dxa"/>
            <w:tcBorders>
              <w:top w:val="single" w:color="auto" w:sz="4" w:space="0"/>
              <w:bottom w:val="single" w:color="auto" w:sz="4" w:space="0"/>
            </w:tcBorders>
          </w:tcPr>
          <w:p>
            <w:pPr>
              <w:spacing w:line="660" w:lineRule="exact"/>
              <w:jc w:val="center"/>
              <w:rPr>
                <w:rFonts w:ascii="楷体_GB2312" w:eastAsia="楷体_GB2312"/>
                <w:sz w:val="32"/>
              </w:rPr>
            </w:pPr>
            <w:r>
              <w:rPr>
                <w:rFonts w:hint="default" w:ascii="楷体_GB2312" w:eastAsia="楷体_GB2312"/>
                <w:sz w:val="32"/>
              </w:rPr>
              <w:t>吴晓明</w:t>
            </w:r>
          </w:p>
        </w:tc>
      </w:tr>
      <w:tr>
        <w:tc>
          <w:tcPr>
            <w:tcW w:w="2808" w:type="dxa"/>
          </w:tcPr>
          <w:p>
            <w:pPr>
              <w:spacing w:line="660" w:lineRule="exact"/>
              <w:jc w:val="right"/>
              <w:rPr>
                <w:rFonts w:ascii="楷体_GB2312" w:eastAsia="楷体_GB2312"/>
                <w:sz w:val="44"/>
              </w:rPr>
            </w:pPr>
            <w:r>
              <w:rPr>
                <w:rFonts w:hint="eastAsia" w:ascii="楷体_GB2312" w:eastAsia="楷体_GB2312"/>
                <w:sz w:val="36"/>
              </w:rPr>
              <w:t>完成日期</w:t>
            </w:r>
          </w:p>
        </w:tc>
        <w:tc>
          <w:tcPr>
            <w:tcW w:w="5580" w:type="dxa"/>
            <w:tcBorders>
              <w:top w:val="single" w:color="auto" w:sz="4" w:space="0"/>
              <w:bottom w:val="single" w:color="auto" w:sz="4" w:space="0"/>
            </w:tcBorders>
          </w:tcPr>
          <w:p>
            <w:pPr>
              <w:spacing w:line="660" w:lineRule="exact"/>
              <w:jc w:val="center"/>
              <w:rPr>
                <w:rFonts w:ascii="楷体_GB2312" w:eastAsia="楷体_GB2312"/>
                <w:sz w:val="32"/>
              </w:rPr>
            </w:pPr>
            <w:r>
              <w:rPr>
                <w:rFonts w:hint="eastAsia" w:ascii="楷体_GB2312" w:eastAsia="楷体_GB2312"/>
                <w:sz w:val="32"/>
              </w:rPr>
              <w:t>20</w:t>
            </w:r>
            <w:r>
              <w:rPr>
                <w:rFonts w:hint="default" w:ascii="楷体_GB2312" w:eastAsia="楷体_GB2312"/>
                <w:sz w:val="32"/>
              </w:rPr>
              <w:t>20</w:t>
            </w:r>
            <w:r>
              <w:rPr>
                <w:rFonts w:hint="eastAsia" w:ascii="楷体_GB2312" w:eastAsia="楷体_GB2312"/>
                <w:sz w:val="32"/>
              </w:rPr>
              <w:t>年</w:t>
            </w:r>
            <w:r>
              <w:rPr>
                <w:rFonts w:hint="default" w:ascii="楷体_GB2312" w:eastAsia="楷体_GB2312"/>
                <w:sz w:val="32"/>
              </w:rPr>
              <w:t>4</w:t>
            </w:r>
            <w:r>
              <w:rPr>
                <w:rFonts w:hint="eastAsia" w:ascii="楷体_GB2312" w:eastAsia="楷体_GB2312"/>
                <w:sz w:val="32"/>
              </w:rPr>
              <w:t>月</w:t>
            </w:r>
            <w:r>
              <w:rPr>
                <w:rFonts w:ascii="楷体_GB2312" w:eastAsia="楷体_GB2312"/>
                <w:sz w:val="32"/>
              </w:rPr>
              <w:t>30</w:t>
            </w:r>
            <w:r>
              <w:rPr>
                <w:rFonts w:hint="eastAsia" w:ascii="楷体_GB2312" w:eastAsia="楷体_GB2312"/>
                <w:sz w:val="32"/>
              </w:rPr>
              <w:t>日</w:t>
            </w:r>
          </w:p>
        </w:tc>
      </w:tr>
    </w:tbl>
    <w:p>
      <w:pPr>
        <w:jc w:val="center"/>
        <w:rPr>
          <w:rFonts w:ascii="楷体_GB2312" w:eastAsia="楷体_GB2312"/>
          <w:sz w:val="52"/>
        </w:rPr>
      </w:pPr>
    </w:p>
    <w:p>
      <w:pPr>
        <w:jc w:val="center"/>
        <w:rPr>
          <w:rFonts w:ascii="楷体_GB2312" w:eastAsia="楷体_GB2312"/>
          <w:sz w:val="32"/>
          <w:szCs w:val="32"/>
        </w:rPr>
      </w:pPr>
      <w:r>
        <w:rPr>
          <w:rFonts w:hint="eastAsia" w:ascii="楷体_GB2312" w:eastAsia="楷体_GB2312"/>
          <w:sz w:val="32"/>
          <w:szCs w:val="32"/>
        </w:rPr>
        <w:t>教 务 处 制</w:t>
      </w:r>
    </w:p>
    <w:p>
      <w:pPr>
        <w:jc w:val="both"/>
        <w:outlineLvl w:val="0"/>
        <w:sectPr>
          <w:headerReference r:id="rId3" w:type="default"/>
          <w:footerReference r:id="rId4" w:type="default"/>
          <w:footerReference r:id="rId5" w:type="even"/>
          <w:pgSz w:w="11900" w:h="16840"/>
          <w:pgMar w:top="1440" w:right="1800" w:bottom="1440" w:left="1800" w:header="851" w:footer="992" w:gutter="0"/>
          <w:pgNumType w:fmt="lowerRoman" w:start="1"/>
          <w:cols w:space="425" w:num="1"/>
          <w:titlePg/>
          <w:docGrid w:type="lines" w:linePitch="423" w:charSpace="0"/>
        </w:sectPr>
      </w:pPr>
    </w:p>
    <w:p>
      <w:pPr>
        <w:bidi w:val="0"/>
        <w:jc w:val="center"/>
        <w:rPr>
          <w:rFonts w:hint="eastAsia" w:ascii="黑体" w:hAnsi="黑体" w:eastAsia="黑体" w:cs="黑体"/>
          <w:sz w:val="32"/>
          <w:szCs w:val="32"/>
        </w:rPr>
      </w:pPr>
      <w:bookmarkStart w:id="0" w:name="_Toc512861962"/>
      <w:r>
        <w:rPr>
          <w:rFonts w:hint="eastAsia" w:ascii="黑体" w:hAnsi="黑体" w:eastAsia="黑体" w:cs="黑体"/>
          <w:sz w:val="32"/>
          <w:szCs w:val="32"/>
        </w:rPr>
        <w:t>基于微服务博客系统后端设计与实现</w:t>
      </w:r>
      <w:bookmarkEnd w:id="0"/>
    </w:p>
    <w:p>
      <w:pPr>
        <w:bidi w:val="0"/>
        <w:jc w:val="both"/>
        <w:rPr>
          <w:rFonts w:hint="eastAsia" w:ascii="黑体" w:hAnsi="黑体" w:eastAsia="黑体" w:cs="黑体"/>
          <w:sz w:val="32"/>
          <w:szCs w:val="32"/>
        </w:rPr>
      </w:pPr>
    </w:p>
    <w:p>
      <w:pPr>
        <w:bidi w:val="0"/>
        <w:jc w:val="both"/>
        <w:rPr>
          <w:rFonts w:hint="eastAsia" w:ascii="黑体" w:hAnsi="黑体" w:eastAsia="黑体" w:cs="黑体"/>
          <w:sz w:val="32"/>
          <w:szCs w:val="32"/>
        </w:rPr>
      </w:pPr>
    </w:p>
    <w:p>
      <w:pPr>
        <w:bidi w:val="0"/>
        <w:rPr>
          <w:rFonts w:hint="default" w:cs="宋体"/>
          <w:sz w:val="24"/>
          <w:szCs w:val="24"/>
        </w:rPr>
      </w:pPr>
      <w:r>
        <w:rPr>
          <w:rFonts w:hint="default" w:ascii="黑体" w:hAnsi="黑体" w:eastAsia="黑体"/>
          <w:sz w:val="28"/>
          <w:szCs w:val="28"/>
        </w:rPr>
        <w:t xml:space="preserve">摘要  </w:t>
      </w:r>
      <w:r>
        <w:rPr>
          <w:rFonts w:hint="default" w:cs="宋体"/>
          <w:sz w:val="24"/>
          <w:szCs w:val="24"/>
        </w:rPr>
        <w:t>博客系统专为广大学生用户提供优质的知识分享的平台，广大学生用户可以更方便地在平台上获取优质的知识，也可以分享自己的知识和见解，促进平台健康地发展，以此提高网站的价值。为了满足博客系统的要求，系统采用前后端架构分离，降低耦合，分工明确，前端使用Angular框架开发页面，使用Nginx解析前端的静态资源，后端使用Go语言进行开发，并采用了微服务架构，对模块划分服务，极大的降低耦合并提高拓展性，存储方面使用了Redis作为缓存，使用MySQL用于持久化存储。</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0"/>
        <w:rPr>
          <w:rFonts w:hint="default" w:cs="宋体"/>
          <w:sz w:val="24"/>
          <w:szCs w:val="24"/>
        </w:rPr>
      </w:pPr>
      <w:bookmarkStart w:id="1" w:name="_Toc2020800020"/>
      <w:bookmarkStart w:id="2" w:name="_Toc474849641"/>
      <w:r>
        <w:rPr>
          <w:rFonts w:hint="default" w:cs="宋体"/>
          <w:sz w:val="24"/>
          <w:szCs w:val="24"/>
        </w:rPr>
        <w:t>论文首先论述博客的历史发展过程和系统开发背景以及设计目标，然后对系统开发中关键技术做了分析介绍，比如Redis，GoMicro框架等，在总体系统设计与实现中，对博客系统的整体架构做了讲解，从接入层到存储层逐一分析介绍如何设计实现的，然后再对后端系统架构讲解，讲解如何使用微服务架构进行设计，并对其中关键技术详细分析，并配以具体代码分析讲解。在后端系统模块设计中，分析后端重要的模块，如何设计和实现的，使用流程图和具体代码分析其中关键的技术，最后在数据库设计中，讲解了用了哪些缓存的数据结构，再讲解数据库表的设计。</w:t>
      </w:r>
      <w:bookmarkEnd w:id="1"/>
      <w:bookmarkEnd w:id="2"/>
    </w:p>
    <w:p>
      <w:pPr>
        <w:jc w:val="left"/>
        <w:outlineLvl w:val="0"/>
        <w:rPr>
          <w:rFonts w:hint="default" w:ascii="黑体" w:hAnsi="黑体" w:eastAsia="黑体"/>
          <w:sz w:val="28"/>
          <w:szCs w:val="28"/>
        </w:rPr>
      </w:pPr>
    </w:p>
    <w:p>
      <w:pPr>
        <w:jc w:val="left"/>
        <w:outlineLvl w:val="0"/>
        <w:rPr>
          <w:rFonts w:hint="default" w:cs="宋体"/>
          <w:sz w:val="24"/>
          <w:szCs w:val="24"/>
        </w:rPr>
      </w:pPr>
      <w:bookmarkStart w:id="3" w:name="_Toc748684035"/>
      <w:bookmarkStart w:id="4" w:name="_Toc1132058835"/>
      <w:r>
        <w:rPr>
          <w:rFonts w:hint="default" w:ascii="黑体" w:hAnsi="黑体" w:eastAsia="黑体"/>
          <w:sz w:val="28"/>
          <w:szCs w:val="28"/>
        </w:rPr>
        <w:t xml:space="preserve">关键词   </w:t>
      </w:r>
      <w:r>
        <w:rPr>
          <w:rFonts w:hint="eastAsia" w:ascii="宋体" w:hAnsi="宋体" w:eastAsia="宋体" w:cs="宋体"/>
          <w:sz w:val="24"/>
          <w:szCs w:val="24"/>
        </w:rPr>
        <w:t>前后端分离</w:t>
      </w:r>
      <w:r>
        <w:rPr>
          <w:rFonts w:hint="default" w:cs="宋体"/>
          <w:sz w:val="24"/>
          <w:szCs w:val="24"/>
        </w:rPr>
        <w:t>；微服务；服务发现与注册；缓存</w:t>
      </w:r>
      <w:bookmarkEnd w:id="3"/>
      <w:bookmarkEnd w:id="4"/>
    </w:p>
    <w:p>
      <w:pPr>
        <w:jc w:val="left"/>
        <w:outlineLvl w:val="0"/>
        <w:rPr>
          <w:rFonts w:hint="default" w:cs="宋体"/>
          <w:sz w:val="24"/>
          <w:szCs w:val="24"/>
        </w:rPr>
      </w:pPr>
    </w:p>
    <w:p>
      <w:pPr>
        <w:bidi w:val="0"/>
        <w:rPr>
          <w:rFonts w:hint="eastAsia"/>
          <w:lang w:val="en-US" w:eastAsia="zh-CN"/>
        </w:rPr>
      </w:pPr>
      <w:r>
        <w:rPr>
          <w:rFonts w:hint="default" w:ascii="黑体" w:cs="宋体"/>
          <w:szCs w:val="28"/>
        </w:rPr>
        <w:t xml:space="preserve">ABSTRACT  </w:t>
      </w:r>
      <w:r>
        <w:rPr>
          <w:rFonts w:hint="eastAsia"/>
          <w:lang w:val="en-US" w:eastAsia="zh-CN"/>
        </w:rPr>
        <w:t>The blog system is designed to provide a high-quality knowledge sharing platform for the majority of student users. The majority of student users can more easily obtain high-quality knowledge on the platform, and they can also share their knowledge and insights to promote the healthy development of the platform to improve the website ’s value. In order to meet the requirements of the blog system, the system uses a front-end and back-end architecture to separate, reduce coupling, and make the division of labor clear. The front-end uses the Angular framework to develop pages, the Nginx is used to analyze the static resources of the front-end, the back-end uses Go language for development, and the micro-service architecture is adopted. The module division service greatly reduces coupling and improves scalability. Redis is used as a cache for storage, and MySQL is used for persistent storage.</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lang w:val="en-US" w:eastAsia="zh-CN"/>
        </w:rPr>
      </w:pPr>
      <w:r>
        <w:rPr>
          <w:rFonts w:hint="eastAsia"/>
          <w:lang w:val="en-US" w:eastAsia="zh-CN"/>
        </w:rPr>
        <w:t>The thesis first discusses the historical development process and system development background and design goals of the blog, and then analyzes and introduces key technologies in system development, such as Redis, GoMicro framework, etc. In the overall system design and implementation, the overall architecture of the blog system is done After explaining, from the access layer to the storage layer, analyze and introduce how to design and implement, and then explain the back-end system architecture, explain how to use the micro-service architecture for design, and analyze the key technologies in detail, with specific code analysis explain. In the back-end system module design, analyze the important back-end modules, how to design and implement them, use flowcharts and specific codes to analyze the key technologies, and finally in the database design, explain which cached data structures are used Explain the design of database tables.</w:t>
      </w:r>
    </w:p>
    <w:p>
      <w:pPr>
        <w:pStyle w:val="3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80" w:lineRule="atLeast"/>
        <w:ind w:right="0" w:rightChars="0"/>
        <w:jc w:val="left"/>
        <w:textAlignment w:val="auto"/>
        <w:outlineLvl w:val="9"/>
        <w:rPr>
          <w:rFonts w:hint="eastAsia" w:ascii="宋体" w:hAnsi="宋体" w:eastAsia="宋体" w:cs="宋体"/>
          <w:color w:val="000000"/>
          <w:kern w:val="0"/>
          <w:sz w:val="24"/>
          <w:szCs w:val="24"/>
          <w:lang w:val="en-US" w:eastAsia="zh-CN" w:bidi="ar"/>
        </w:rPr>
      </w:pPr>
    </w:p>
    <w:p>
      <w:pPr>
        <w:pStyle w:val="3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80" w:lineRule="atLeast"/>
        <w:ind w:right="0" w:rightChars="0"/>
        <w:jc w:val="left"/>
        <w:textAlignment w:val="auto"/>
        <w:outlineLvl w:val="9"/>
        <w:rPr>
          <w:rFonts w:hint="eastAsia" w:ascii="宋体" w:hAnsi="宋体" w:eastAsia="宋体" w:cs="宋体"/>
          <w:color w:val="000000"/>
          <w:kern w:val="0"/>
          <w:sz w:val="24"/>
          <w:szCs w:val="24"/>
          <w:lang w:eastAsia="zh-CN" w:bidi="ar"/>
        </w:rPr>
      </w:pPr>
      <w:r>
        <w:rPr>
          <w:rFonts w:hint="eastAsia" w:ascii="黑体" w:hAnsi="黑体" w:eastAsia="黑体" w:cs="黑体"/>
          <w:color w:val="000000"/>
          <w:kern w:val="0"/>
          <w:sz w:val="28"/>
          <w:szCs w:val="28"/>
          <w:lang w:eastAsia="zh-CN" w:bidi="ar"/>
        </w:rPr>
        <w:t>KEY WORDS</w:t>
      </w:r>
      <w:r>
        <w:rPr>
          <w:rFonts w:hint="default" w:cs="宋体"/>
          <w:color w:val="000000"/>
          <w:kern w:val="0"/>
          <w:sz w:val="24"/>
          <w:szCs w:val="24"/>
          <w:lang w:eastAsia="zh-CN" w:bidi="ar"/>
        </w:rPr>
        <w:t xml:space="preserve">  Front and rear separation；Microservices；Service discovery and registration；Cache；</w:t>
      </w:r>
    </w:p>
    <w:p>
      <w:pPr>
        <w:jc w:val="left"/>
        <w:outlineLvl w:val="0"/>
        <w:rPr>
          <w:rFonts w:hint="default" w:ascii="黑体" w:hAnsi="黑体" w:eastAsia="黑体"/>
          <w:sz w:val="28"/>
          <w:szCs w:val="28"/>
        </w:rPr>
      </w:pPr>
      <w:r>
        <w:rPr>
          <w:rFonts w:hint="default" w:ascii="黑体" w:cs="宋体"/>
          <w:sz w:val="28"/>
          <w:szCs w:val="28"/>
        </w:rPr>
        <w:t xml:space="preserve">  </w:t>
      </w:r>
    </w:p>
    <w:p>
      <w:pPr>
        <w:rPr>
          <w:rStyle w:val="53"/>
          <w:rFonts w:hint="eastAsia" w:ascii="黑体" w:hAnsi="黑体" w:eastAsia="黑体"/>
          <w:b w:val="0"/>
          <w:bCs w:val="0"/>
          <w:color w:val="000000" w:themeColor="text1"/>
          <w:sz w:val="36"/>
          <w:szCs w:val="36"/>
          <w14:textFill>
            <w14:solidFill>
              <w14:schemeClr w14:val="tx1"/>
            </w14:solidFill>
          </w14:textFill>
        </w:rPr>
      </w:pPr>
    </w:p>
    <w:p>
      <w:pPr>
        <w:rPr>
          <w:rStyle w:val="53"/>
          <w:rFonts w:hint="eastAsia" w:ascii="黑体" w:hAnsi="黑体" w:eastAsia="黑体"/>
          <w:b w:val="0"/>
          <w:bCs w:val="0"/>
          <w:color w:val="000000" w:themeColor="text1"/>
          <w:sz w:val="36"/>
          <w:szCs w:val="36"/>
          <w14:textFill>
            <w14:solidFill>
              <w14:schemeClr w14:val="tx1"/>
            </w14:solidFill>
          </w14:textFill>
        </w:rPr>
      </w:pPr>
    </w:p>
    <w:p>
      <w:pPr>
        <w:rPr>
          <w:rStyle w:val="53"/>
          <w:rFonts w:hint="eastAsia" w:ascii="黑体" w:hAnsi="黑体" w:eastAsia="黑体"/>
          <w:b w:val="0"/>
          <w:bCs w:val="0"/>
          <w:color w:val="000000" w:themeColor="text1"/>
          <w:sz w:val="36"/>
          <w:szCs w:val="36"/>
          <w14:textFill>
            <w14:solidFill>
              <w14:schemeClr w14:val="tx1"/>
            </w14:solidFill>
          </w14:textFill>
        </w:rPr>
      </w:pPr>
    </w:p>
    <w:p>
      <w:pPr>
        <w:rPr>
          <w:rStyle w:val="53"/>
          <w:rFonts w:hint="eastAsia" w:ascii="黑体" w:hAnsi="黑体" w:eastAsia="黑体"/>
          <w:b w:val="0"/>
          <w:bCs w:val="0"/>
          <w:color w:val="000000" w:themeColor="text1"/>
          <w:sz w:val="36"/>
          <w:szCs w:val="36"/>
          <w14:textFill>
            <w14:solidFill>
              <w14:schemeClr w14:val="tx1"/>
            </w14:solidFill>
          </w14:textFill>
        </w:rPr>
      </w:pPr>
    </w:p>
    <w:p>
      <w:pPr>
        <w:rPr>
          <w:rStyle w:val="53"/>
          <w:rFonts w:hint="eastAsia" w:ascii="黑体" w:hAnsi="黑体" w:eastAsia="黑体"/>
          <w:b w:val="0"/>
          <w:bCs w:val="0"/>
          <w:color w:val="000000" w:themeColor="text1"/>
          <w:sz w:val="36"/>
          <w:szCs w:val="36"/>
          <w14:textFill>
            <w14:solidFill>
              <w14:schemeClr w14:val="tx1"/>
            </w14:solidFill>
          </w14:textFill>
        </w:rPr>
      </w:pPr>
    </w:p>
    <w:p>
      <w:pPr>
        <w:bidi w:val="0"/>
        <w:jc w:val="both"/>
        <w:rPr>
          <w:rFonts w:hint="eastAsia" w:ascii="黑体" w:hAnsi="黑体" w:eastAsia="黑体" w:cs="黑体"/>
          <w:sz w:val="36"/>
          <w:szCs w:val="36"/>
        </w:rPr>
      </w:pPr>
    </w:p>
    <w:p>
      <w:pPr>
        <w:spacing w:before="0" w:beforeLines="0" w:after="0" w:afterLines="0" w:line="240" w:lineRule="auto"/>
        <w:ind w:left="0" w:leftChars="0" w:right="0" w:rightChars="0" w:firstLine="0" w:firstLineChars="0"/>
        <w:jc w:val="center"/>
        <w:rPr>
          <w:rFonts w:ascii="宋体" w:hAnsi="宋体" w:eastAsia="宋体" w:cs="宋体"/>
          <w:kern w:val="0"/>
          <w:sz w:val="21"/>
          <w:szCs w:val="24"/>
          <w:lang w:val="en-US" w:eastAsia="zh-CN" w:bidi="ar-SA"/>
        </w:rPr>
      </w:pPr>
    </w:p>
    <w:sdt>
      <w:sdtPr>
        <w:rPr>
          <w:rFonts w:hint="eastAsia" w:ascii="黑体" w:hAnsi="黑体" w:eastAsia="黑体" w:cs="黑体"/>
          <w:kern w:val="0"/>
          <w:sz w:val="36"/>
          <w:szCs w:val="36"/>
          <w:lang w:val="en-US" w:eastAsia="zh-CN" w:bidi="ar-SA"/>
        </w:rPr>
        <w:id w:val="881327413"/>
        <w15:color w:val="DBDBDB"/>
      </w:sdtPr>
      <w:sdtEndPr>
        <w:rPr>
          <w:rFonts w:hint="eastAsia" w:ascii="黑体" w:hAnsi="黑体" w:eastAsia="黑体" w:cs="黑体"/>
          <w:kern w:val="0"/>
          <w:sz w:val="24"/>
          <w:szCs w:val="36"/>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sz w:val="36"/>
              <w:szCs w:val="36"/>
            </w:rPr>
          </w:pPr>
          <w:r>
            <w:rPr>
              <w:rFonts w:hint="eastAsia" w:ascii="黑体" w:hAnsi="黑体" w:eastAsia="黑体" w:cs="黑体"/>
              <w:sz w:val="36"/>
              <w:szCs w:val="36"/>
            </w:rPr>
            <w:t>目录</w:t>
          </w:r>
        </w:p>
        <w:p>
          <w:pPr>
            <w:pStyle w:val="23"/>
            <w:tabs>
              <w:tab w:val="right" w:leader="dot" w:pos="8300"/>
            </w:tabs>
          </w:pPr>
          <w:r>
            <w:rPr>
              <w:rFonts w:hint="eastAsia" w:ascii="黑体" w:hAnsi="黑体" w:eastAsia="黑体" w:cs="黑体"/>
              <w:sz w:val="36"/>
              <w:szCs w:val="36"/>
            </w:rPr>
            <w:fldChar w:fldCharType="begin"/>
          </w:r>
          <w:r>
            <w:rPr>
              <w:rFonts w:hint="eastAsia" w:ascii="黑体" w:hAnsi="黑体" w:eastAsia="黑体" w:cs="黑体"/>
              <w:sz w:val="36"/>
              <w:szCs w:val="36"/>
            </w:rPr>
            <w:instrText xml:space="preserve">TOC \o "1-3" \h \u </w:instrText>
          </w:r>
          <w:r>
            <w:rPr>
              <w:rFonts w:hint="eastAsia" w:ascii="黑体" w:hAnsi="黑体" w:eastAsia="黑体" w:cs="黑体"/>
              <w:sz w:val="36"/>
              <w:szCs w:val="36"/>
            </w:rPr>
            <w:fldChar w:fldCharType="separate"/>
          </w:r>
        </w:p>
        <w:p>
          <w:pPr>
            <w:pStyle w:val="23"/>
            <w:tabs>
              <w:tab w:val="right" w:leader="dot" w:pos="8300"/>
            </w:tabs>
            <w:rPr>
              <w:rFonts w:hint="eastAsia" w:ascii="宋体" w:hAnsi="宋体" w:eastAsia="宋体" w:cs="宋体"/>
              <w:b w:val="0"/>
              <w:bCs w:val="0"/>
              <w:i w:val="0"/>
              <w:iCs w:val="0"/>
              <w:sz w:val="24"/>
              <w:szCs w:val="24"/>
            </w:rPr>
          </w:pP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HYPERLINK \l _Toc1955211072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1.前 言</w:t>
          </w: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PAGEREF _Toc1955211072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5</w:t>
          </w:r>
          <w:r>
            <w:rPr>
              <w:rFonts w:hint="eastAsia" w:ascii="宋体" w:hAnsi="宋体" w:eastAsia="宋体" w:cs="宋体"/>
              <w:b w:val="0"/>
              <w:bCs w:val="0"/>
              <w:i w:val="0"/>
              <w:iCs w:val="0"/>
              <w:sz w:val="24"/>
              <w:szCs w:val="24"/>
            </w:rPr>
            <w:fldChar w:fldCharType="end"/>
          </w:r>
          <w:r>
            <w:rPr>
              <w:rFonts w:hint="eastAsia" w:ascii="宋体" w:hAnsi="宋体" w:eastAsia="宋体" w:cs="宋体"/>
              <w:b w:val="0"/>
              <w:bCs w:val="0"/>
              <w:i w:val="0"/>
              <w:iCs w:val="0"/>
              <w:sz w:val="24"/>
              <w:szCs w:val="24"/>
            </w:rPr>
            <w:fldChar w:fldCharType="end"/>
          </w:r>
        </w:p>
        <w:p>
          <w:pPr>
            <w:pStyle w:val="22"/>
            <w:tabs>
              <w:tab w:val="right" w:leader="dot" w:pos="8300"/>
            </w:tabs>
            <w:rPr>
              <w:rFonts w:hint="eastAsia" w:ascii="宋体" w:hAnsi="宋体" w:eastAsia="宋体" w:cs="宋体"/>
              <w:b w:val="0"/>
              <w:bCs w:val="0"/>
              <w:i w:val="0"/>
              <w:iCs w:val="0"/>
              <w:sz w:val="24"/>
              <w:szCs w:val="24"/>
            </w:rPr>
          </w:pP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HYPERLINK \l _Toc437720710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1.1 课题背景和意义</w:t>
          </w: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PAGEREF _Toc437720710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5</w:t>
          </w:r>
          <w:r>
            <w:rPr>
              <w:rFonts w:hint="eastAsia" w:ascii="宋体" w:hAnsi="宋体" w:eastAsia="宋体" w:cs="宋体"/>
              <w:b w:val="0"/>
              <w:bCs w:val="0"/>
              <w:i w:val="0"/>
              <w:iCs w:val="0"/>
              <w:sz w:val="24"/>
              <w:szCs w:val="24"/>
            </w:rPr>
            <w:fldChar w:fldCharType="end"/>
          </w:r>
          <w:r>
            <w:rPr>
              <w:rFonts w:hint="eastAsia" w:ascii="宋体" w:hAnsi="宋体" w:eastAsia="宋体" w:cs="宋体"/>
              <w:b w:val="0"/>
              <w:bCs w:val="0"/>
              <w:i w:val="0"/>
              <w:iCs w:val="0"/>
              <w:sz w:val="24"/>
              <w:szCs w:val="24"/>
            </w:rPr>
            <w:fldChar w:fldCharType="end"/>
          </w:r>
        </w:p>
        <w:p>
          <w:pPr>
            <w:pStyle w:val="22"/>
            <w:tabs>
              <w:tab w:val="right" w:leader="dot" w:pos="8300"/>
            </w:tabs>
            <w:rPr>
              <w:rFonts w:hint="eastAsia" w:ascii="宋体" w:hAnsi="宋体" w:eastAsia="宋体" w:cs="宋体"/>
              <w:b w:val="0"/>
              <w:bCs w:val="0"/>
              <w:i w:val="0"/>
              <w:iCs w:val="0"/>
              <w:sz w:val="24"/>
              <w:szCs w:val="24"/>
            </w:rPr>
          </w:pP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HYPERLINK \l _Toc1640481995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1.2 系统开发的目标</w:t>
          </w: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PAGEREF _Toc1640481995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5</w:t>
          </w:r>
          <w:r>
            <w:rPr>
              <w:rFonts w:hint="eastAsia" w:ascii="宋体" w:hAnsi="宋体" w:eastAsia="宋体" w:cs="宋体"/>
              <w:b w:val="0"/>
              <w:bCs w:val="0"/>
              <w:i w:val="0"/>
              <w:iCs w:val="0"/>
              <w:sz w:val="24"/>
              <w:szCs w:val="24"/>
            </w:rPr>
            <w:fldChar w:fldCharType="end"/>
          </w:r>
          <w:r>
            <w:rPr>
              <w:rFonts w:hint="eastAsia" w:ascii="宋体" w:hAnsi="宋体" w:eastAsia="宋体" w:cs="宋体"/>
              <w:b w:val="0"/>
              <w:bCs w:val="0"/>
              <w:i w:val="0"/>
              <w:iCs w:val="0"/>
              <w:sz w:val="24"/>
              <w:szCs w:val="24"/>
            </w:rPr>
            <w:fldChar w:fldCharType="end"/>
          </w:r>
        </w:p>
        <w:p>
          <w:pPr>
            <w:pStyle w:val="22"/>
            <w:tabs>
              <w:tab w:val="right" w:leader="dot" w:pos="8300"/>
            </w:tabs>
            <w:rPr>
              <w:rFonts w:hint="eastAsia" w:ascii="宋体" w:hAnsi="宋体" w:eastAsia="宋体" w:cs="宋体"/>
              <w:b w:val="0"/>
              <w:bCs w:val="0"/>
              <w:i w:val="0"/>
              <w:iCs w:val="0"/>
              <w:sz w:val="24"/>
              <w:szCs w:val="24"/>
            </w:rPr>
          </w:pP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HYPERLINK \l _Toc38346132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1.3 文章组织结构</w:t>
          </w: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PAGEREF _Toc38346132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5</w:t>
          </w:r>
          <w:r>
            <w:rPr>
              <w:rFonts w:hint="eastAsia" w:ascii="宋体" w:hAnsi="宋体" w:eastAsia="宋体" w:cs="宋体"/>
              <w:b w:val="0"/>
              <w:bCs w:val="0"/>
              <w:i w:val="0"/>
              <w:iCs w:val="0"/>
              <w:sz w:val="24"/>
              <w:szCs w:val="24"/>
            </w:rPr>
            <w:fldChar w:fldCharType="end"/>
          </w:r>
          <w:r>
            <w:rPr>
              <w:rFonts w:hint="eastAsia" w:ascii="宋体" w:hAnsi="宋体" w:eastAsia="宋体" w:cs="宋体"/>
              <w:b w:val="0"/>
              <w:bCs w:val="0"/>
              <w:i w:val="0"/>
              <w:iCs w:val="0"/>
              <w:sz w:val="24"/>
              <w:szCs w:val="24"/>
            </w:rPr>
            <w:fldChar w:fldCharType="end"/>
          </w:r>
        </w:p>
        <w:p>
          <w:pPr>
            <w:pStyle w:val="23"/>
            <w:tabs>
              <w:tab w:val="right" w:leader="dot" w:pos="8300"/>
            </w:tabs>
            <w:rPr>
              <w:rFonts w:hint="eastAsia" w:ascii="宋体" w:hAnsi="宋体" w:eastAsia="宋体" w:cs="宋体"/>
              <w:b w:val="0"/>
              <w:bCs w:val="0"/>
              <w:i w:val="0"/>
              <w:iCs w:val="0"/>
              <w:sz w:val="24"/>
              <w:szCs w:val="24"/>
            </w:rPr>
          </w:pP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HYPERLINK \l _Toc238346424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2. 项目技术背景和研究工作</w:t>
          </w: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PAGEREF _Toc238346424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7</w:t>
          </w:r>
          <w:r>
            <w:rPr>
              <w:rFonts w:hint="eastAsia" w:ascii="宋体" w:hAnsi="宋体" w:eastAsia="宋体" w:cs="宋体"/>
              <w:b w:val="0"/>
              <w:bCs w:val="0"/>
              <w:i w:val="0"/>
              <w:iCs w:val="0"/>
              <w:sz w:val="24"/>
              <w:szCs w:val="24"/>
            </w:rPr>
            <w:fldChar w:fldCharType="end"/>
          </w:r>
          <w:r>
            <w:rPr>
              <w:rFonts w:hint="eastAsia" w:ascii="宋体" w:hAnsi="宋体" w:eastAsia="宋体" w:cs="宋体"/>
              <w:b w:val="0"/>
              <w:bCs w:val="0"/>
              <w:i w:val="0"/>
              <w:iCs w:val="0"/>
              <w:sz w:val="24"/>
              <w:szCs w:val="24"/>
            </w:rPr>
            <w:fldChar w:fldCharType="end"/>
          </w:r>
        </w:p>
        <w:p>
          <w:pPr>
            <w:pStyle w:val="22"/>
            <w:tabs>
              <w:tab w:val="right" w:leader="dot" w:pos="8300"/>
            </w:tabs>
            <w:rPr>
              <w:rFonts w:hint="eastAsia" w:ascii="宋体" w:hAnsi="宋体" w:eastAsia="宋体" w:cs="宋体"/>
              <w:b w:val="0"/>
              <w:bCs w:val="0"/>
              <w:i w:val="0"/>
              <w:iCs w:val="0"/>
              <w:sz w:val="24"/>
              <w:szCs w:val="24"/>
            </w:rPr>
          </w:pP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HYPERLINK \l _Toc831346513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2.1 Go的特性</w:t>
          </w: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PAGEREF _Toc831346513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7</w:t>
          </w:r>
          <w:r>
            <w:rPr>
              <w:rFonts w:hint="eastAsia" w:ascii="宋体" w:hAnsi="宋体" w:eastAsia="宋体" w:cs="宋体"/>
              <w:b w:val="0"/>
              <w:bCs w:val="0"/>
              <w:i w:val="0"/>
              <w:iCs w:val="0"/>
              <w:sz w:val="24"/>
              <w:szCs w:val="24"/>
            </w:rPr>
            <w:fldChar w:fldCharType="end"/>
          </w:r>
          <w:r>
            <w:rPr>
              <w:rFonts w:hint="eastAsia" w:ascii="宋体" w:hAnsi="宋体" w:eastAsia="宋体" w:cs="宋体"/>
              <w:b w:val="0"/>
              <w:bCs w:val="0"/>
              <w:i w:val="0"/>
              <w:iCs w:val="0"/>
              <w:sz w:val="24"/>
              <w:szCs w:val="24"/>
            </w:rPr>
            <w:fldChar w:fldCharType="end"/>
          </w:r>
        </w:p>
        <w:p>
          <w:pPr>
            <w:pStyle w:val="22"/>
            <w:tabs>
              <w:tab w:val="right" w:leader="dot" w:pos="8300"/>
            </w:tabs>
            <w:rPr>
              <w:rFonts w:hint="eastAsia" w:ascii="宋体" w:hAnsi="宋体" w:eastAsia="宋体" w:cs="宋体"/>
              <w:b w:val="0"/>
              <w:bCs w:val="0"/>
              <w:i w:val="0"/>
              <w:iCs w:val="0"/>
              <w:sz w:val="24"/>
              <w:szCs w:val="24"/>
            </w:rPr>
          </w:pP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HYPERLINK \l _Toc912236609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2.2 Go Micro微服务框架</w:t>
          </w: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PAGEREF _Toc912236609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7</w:t>
          </w:r>
          <w:r>
            <w:rPr>
              <w:rFonts w:hint="eastAsia" w:ascii="宋体" w:hAnsi="宋体" w:eastAsia="宋体" w:cs="宋体"/>
              <w:b w:val="0"/>
              <w:bCs w:val="0"/>
              <w:i w:val="0"/>
              <w:iCs w:val="0"/>
              <w:sz w:val="24"/>
              <w:szCs w:val="24"/>
            </w:rPr>
            <w:fldChar w:fldCharType="end"/>
          </w:r>
          <w:r>
            <w:rPr>
              <w:rFonts w:hint="eastAsia" w:ascii="宋体" w:hAnsi="宋体" w:eastAsia="宋体" w:cs="宋体"/>
              <w:b w:val="0"/>
              <w:bCs w:val="0"/>
              <w:i w:val="0"/>
              <w:iCs w:val="0"/>
              <w:sz w:val="24"/>
              <w:szCs w:val="24"/>
            </w:rPr>
            <w:fldChar w:fldCharType="end"/>
          </w:r>
        </w:p>
        <w:p>
          <w:pPr>
            <w:pStyle w:val="22"/>
            <w:tabs>
              <w:tab w:val="right" w:leader="dot" w:pos="8300"/>
            </w:tabs>
            <w:rPr>
              <w:rFonts w:hint="eastAsia" w:ascii="宋体" w:hAnsi="宋体" w:eastAsia="宋体" w:cs="宋体"/>
              <w:b w:val="0"/>
              <w:bCs w:val="0"/>
              <w:i w:val="0"/>
              <w:iCs w:val="0"/>
              <w:sz w:val="24"/>
              <w:szCs w:val="24"/>
            </w:rPr>
          </w:pP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HYPERLINK \l _Toc1074931530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2.3 REDIS</w:t>
          </w: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PAGEREF _Toc1074931530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8</w:t>
          </w:r>
          <w:r>
            <w:rPr>
              <w:rFonts w:hint="eastAsia" w:ascii="宋体" w:hAnsi="宋体" w:eastAsia="宋体" w:cs="宋体"/>
              <w:b w:val="0"/>
              <w:bCs w:val="0"/>
              <w:i w:val="0"/>
              <w:iCs w:val="0"/>
              <w:sz w:val="24"/>
              <w:szCs w:val="24"/>
            </w:rPr>
            <w:fldChar w:fldCharType="end"/>
          </w:r>
          <w:r>
            <w:rPr>
              <w:rFonts w:hint="eastAsia" w:ascii="宋体" w:hAnsi="宋体" w:eastAsia="宋体" w:cs="宋体"/>
              <w:b w:val="0"/>
              <w:bCs w:val="0"/>
              <w:i w:val="0"/>
              <w:iCs w:val="0"/>
              <w:sz w:val="24"/>
              <w:szCs w:val="24"/>
            </w:rPr>
            <w:fldChar w:fldCharType="end"/>
          </w:r>
        </w:p>
        <w:p>
          <w:pPr>
            <w:pStyle w:val="22"/>
            <w:tabs>
              <w:tab w:val="right" w:leader="dot" w:pos="8300"/>
            </w:tabs>
            <w:rPr>
              <w:rFonts w:hint="eastAsia" w:ascii="宋体" w:hAnsi="宋体" w:eastAsia="宋体" w:cs="宋体"/>
              <w:b w:val="0"/>
              <w:bCs w:val="0"/>
              <w:i w:val="0"/>
              <w:iCs w:val="0"/>
              <w:sz w:val="24"/>
              <w:szCs w:val="24"/>
            </w:rPr>
          </w:pP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HYPERLINK \l _Toc1741786146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2.4 本章小结</w:t>
          </w: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PAGEREF _Toc1741786146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8</w:t>
          </w:r>
          <w:r>
            <w:rPr>
              <w:rFonts w:hint="eastAsia" w:ascii="宋体" w:hAnsi="宋体" w:eastAsia="宋体" w:cs="宋体"/>
              <w:b w:val="0"/>
              <w:bCs w:val="0"/>
              <w:i w:val="0"/>
              <w:iCs w:val="0"/>
              <w:sz w:val="24"/>
              <w:szCs w:val="24"/>
            </w:rPr>
            <w:fldChar w:fldCharType="end"/>
          </w:r>
          <w:r>
            <w:rPr>
              <w:rFonts w:hint="eastAsia" w:ascii="宋体" w:hAnsi="宋体" w:eastAsia="宋体" w:cs="宋体"/>
              <w:b w:val="0"/>
              <w:bCs w:val="0"/>
              <w:i w:val="0"/>
              <w:iCs w:val="0"/>
              <w:sz w:val="24"/>
              <w:szCs w:val="24"/>
            </w:rPr>
            <w:fldChar w:fldCharType="end"/>
          </w:r>
        </w:p>
        <w:p>
          <w:pPr>
            <w:pStyle w:val="23"/>
            <w:tabs>
              <w:tab w:val="right" w:leader="dot" w:pos="8300"/>
            </w:tabs>
            <w:rPr>
              <w:rFonts w:hint="eastAsia" w:ascii="宋体" w:hAnsi="宋体" w:eastAsia="宋体" w:cs="宋体"/>
              <w:b w:val="0"/>
              <w:bCs w:val="0"/>
              <w:i w:val="0"/>
              <w:iCs w:val="0"/>
              <w:sz w:val="24"/>
              <w:szCs w:val="24"/>
            </w:rPr>
          </w:pP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HYPERLINK \l _Toc1850163565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3.系统分析与设计</w:t>
          </w: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PAGEREF _Toc1850163565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9</w:t>
          </w:r>
          <w:r>
            <w:rPr>
              <w:rFonts w:hint="eastAsia" w:ascii="宋体" w:hAnsi="宋体" w:eastAsia="宋体" w:cs="宋体"/>
              <w:b w:val="0"/>
              <w:bCs w:val="0"/>
              <w:i w:val="0"/>
              <w:iCs w:val="0"/>
              <w:sz w:val="24"/>
              <w:szCs w:val="24"/>
            </w:rPr>
            <w:fldChar w:fldCharType="end"/>
          </w:r>
          <w:r>
            <w:rPr>
              <w:rFonts w:hint="eastAsia" w:ascii="宋体" w:hAnsi="宋体" w:eastAsia="宋体" w:cs="宋体"/>
              <w:b w:val="0"/>
              <w:bCs w:val="0"/>
              <w:i w:val="0"/>
              <w:iCs w:val="0"/>
              <w:sz w:val="24"/>
              <w:szCs w:val="24"/>
            </w:rPr>
            <w:fldChar w:fldCharType="end"/>
          </w:r>
        </w:p>
        <w:p>
          <w:pPr>
            <w:pStyle w:val="22"/>
            <w:tabs>
              <w:tab w:val="right" w:leader="dot" w:pos="8300"/>
            </w:tabs>
            <w:rPr>
              <w:rFonts w:hint="eastAsia" w:ascii="宋体" w:hAnsi="宋体" w:eastAsia="宋体" w:cs="宋体"/>
              <w:b w:val="0"/>
              <w:bCs w:val="0"/>
              <w:i w:val="0"/>
              <w:iCs w:val="0"/>
              <w:sz w:val="24"/>
              <w:szCs w:val="24"/>
            </w:rPr>
          </w:pP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HYPERLINK \l _Toc135828395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3.1 系统业务流程分析与后端功能模块划分</w:t>
          </w: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PAGEREF _Toc135828395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9</w:t>
          </w:r>
          <w:r>
            <w:rPr>
              <w:rFonts w:hint="eastAsia" w:ascii="宋体" w:hAnsi="宋体" w:eastAsia="宋体" w:cs="宋体"/>
              <w:b w:val="0"/>
              <w:bCs w:val="0"/>
              <w:i w:val="0"/>
              <w:iCs w:val="0"/>
              <w:sz w:val="24"/>
              <w:szCs w:val="24"/>
            </w:rPr>
            <w:fldChar w:fldCharType="end"/>
          </w:r>
          <w:r>
            <w:rPr>
              <w:rFonts w:hint="eastAsia" w:ascii="宋体" w:hAnsi="宋体" w:eastAsia="宋体" w:cs="宋体"/>
              <w:b w:val="0"/>
              <w:bCs w:val="0"/>
              <w:i w:val="0"/>
              <w:iCs w:val="0"/>
              <w:sz w:val="24"/>
              <w:szCs w:val="24"/>
            </w:rPr>
            <w:fldChar w:fldCharType="end"/>
          </w:r>
        </w:p>
        <w:p>
          <w:pPr>
            <w:pStyle w:val="21"/>
            <w:tabs>
              <w:tab w:val="right" w:leader="dot" w:pos="8300"/>
            </w:tabs>
            <w:rPr>
              <w:rFonts w:hint="eastAsia" w:ascii="宋体" w:hAnsi="宋体" w:eastAsia="宋体" w:cs="宋体"/>
              <w:b w:val="0"/>
              <w:bCs w:val="0"/>
              <w:i w:val="0"/>
              <w:iCs w:val="0"/>
              <w:sz w:val="24"/>
              <w:szCs w:val="24"/>
            </w:rPr>
          </w:pP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HYPERLINK \l _Toc92718004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3.2 系统架构设计</w:t>
          </w: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PAGEREF _Toc92718004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10</w:t>
          </w:r>
          <w:r>
            <w:rPr>
              <w:rFonts w:hint="eastAsia" w:ascii="宋体" w:hAnsi="宋体" w:eastAsia="宋体" w:cs="宋体"/>
              <w:b w:val="0"/>
              <w:bCs w:val="0"/>
              <w:i w:val="0"/>
              <w:iCs w:val="0"/>
              <w:sz w:val="24"/>
              <w:szCs w:val="24"/>
            </w:rPr>
            <w:fldChar w:fldCharType="end"/>
          </w:r>
          <w:r>
            <w:rPr>
              <w:rFonts w:hint="eastAsia" w:ascii="宋体" w:hAnsi="宋体" w:eastAsia="宋体" w:cs="宋体"/>
              <w:b w:val="0"/>
              <w:bCs w:val="0"/>
              <w:i w:val="0"/>
              <w:iCs w:val="0"/>
              <w:sz w:val="24"/>
              <w:szCs w:val="24"/>
            </w:rPr>
            <w:fldChar w:fldCharType="end"/>
          </w:r>
        </w:p>
        <w:p>
          <w:pPr>
            <w:pStyle w:val="22"/>
            <w:tabs>
              <w:tab w:val="right" w:leader="dot" w:pos="8300"/>
            </w:tabs>
            <w:rPr>
              <w:rFonts w:hint="eastAsia" w:ascii="宋体" w:hAnsi="宋体" w:eastAsia="宋体" w:cs="宋体"/>
              <w:b w:val="0"/>
              <w:bCs w:val="0"/>
              <w:i w:val="0"/>
              <w:iCs w:val="0"/>
              <w:sz w:val="24"/>
              <w:szCs w:val="24"/>
            </w:rPr>
          </w:pP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HYPERLINK \l _Toc1385849153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shd w:val="clear" w:color="auto" w:fill="auto"/>
            </w:rPr>
            <w:t>3.3 系统架构具体实现</w:t>
          </w: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PAGEREF _Toc1385849153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13</w:t>
          </w:r>
          <w:r>
            <w:rPr>
              <w:rFonts w:hint="eastAsia" w:ascii="宋体" w:hAnsi="宋体" w:eastAsia="宋体" w:cs="宋体"/>
              <w:b w:val="0"/>
              <w:bCs w:val="0"/>
              <w:i w:val="0"/>
              <w:iCs w:val="0"/>
              <w:sz w:val="24"/>
              <w:szCs w:val="24"/>
            </w:rPr>
            <w:fldChar w:fldCharType="end"/>
          </w:r>
          <w:r>
            <w:rPr>
              <w:rFonts w:hint="eastAsia" w:ascii="宋体" w:hAnsi="宋体" w:eastAsia="宋体" w:cs="宋体"/>
              <w:b w:val="0"/>
              <w:bCs w:val="0"/>
              <w:i w:val="0"/>
              <w:iCs w:val="0"/>
              <w:sz w:val="24"/>
              <w:szCs w:val="24"/>
            </w:rPr>
            <w:fldChar w:fldCharType="end"/>
          </w:r>
        </w:p>
        <w:p>
          <w:pPr>
            <w:pStyle w:val="21"/>
            <w:tabs>
              <w:tab w:val="right" w:leader="dot" w:pos="8300"/>
            </w:tabs>
            <w:rPr>
              <w:rFonts w:hint="eastAsia" w:ascii="宋体" w:hAnsi="宋体" w:eastAsia="宋体" w:cs="宋体"/>
              <w:b w:val="0"/>
              <w:bCs w:val="0"/>
              <w:i w:val="0"/>
              <w:iCs w:val="0"/>
              <w:sz w:val="24"/>
              <w:szCs w:val="24"/>
            </w:rPr>
          </w:pP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HYPERLINK \l _Toc359079109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shd w:val="clear" w:color="auto" w:fill="auto"/>
            </w:rPr>
            <w:t>3.3.1 Ningx配置</w:t>
          </w: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PAGEREF _Toc359079109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13</w:t>
          </w:r>
          <w:r>
            <w:rPr>
              <w:rFonts w:hint="eastAsia" w:ascii="宋体" w:hAnsi="宋体" w:eastAsia="宋体" w:cs="宋体"/>
              <w:b w:val="0"/>
              <w:bCs w:val="0"/>
              <w:i w:val="0"/>
              <w:iCs w:val="0"/>
              <w:sz w:val="24"/>
              <w:szCs w:val="24"/>
            </w:rPr>
            <w:fldChar w:fldCharType="end"/>
          </w:r>
          <w:r>
            <w:rPr>
              <w:rFonts w:hint="eastAsia" w:ascii="宋体" w:hAnsi="宋体" w:eastAsia="宋体" w:cs="宋体"/>
              <w:b w:val="0"/>
              <w:bCs w:val="0"/>
              <w:i w:val="0"/>
              <w:iCs w:val="0"/>
              <w:sz w:val="24"/>
              <w:szCs w:val="24"/>
            </w:rPr>
            <w:fldChar w:fldCharType="end"/>
          </w:r>
        </w:p>
        <w:p>
          <w:pPr>
            <w:pStyle w:val="21"/>
            <w:tabs>
              <w:tab w:val="right" w:leader="dot" w:pos="8300"/>
            </w:tabs>
            <w:rPr>
              <w:rFonts w:hint="eastAsia" w:ascii="宋体" w:hAnsi="宋体" w:eastAsia="宋体" w:cs="宋体"/>
              <w:b w:val="0"/>
              <w:bCs w:val="0"/>
              <w:i w:val="0"/>
              <w:iCs w:val="0"/>
              <w:sz w:val="24"/>
              <w:szCs w:val="24"/>
            </w:rPr>
          </w:pP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HYPERLINK \l _Toc613536893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3.3.2 前端与后端通信</w:t>
          </w: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PAGEREF _Toc613536893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14</w:t>
          </w:r>
          <w:r>
            <w:rPr>
              <w:rFonts w:hint="eastAsia" w:ascii="宋体" w:hAnsi="宋体" w:eastAsia="宋体" w:cs="宋体"/>
              <w:b w:val="0"/>
              <w:bCs w:val="0"/>
              <w:i w:val="0"/>
              <w:iCs w:val="0"/>
              <w:sz w:val="24"/>
              <w:szCs w:val="24"/>
            </w:rPr>
            <w:fldChar w:fldCharType="end"/>
          </w:r>
          <w:r>
            <w:rPr>
              <w:rFonts w:hint="eastAsia" w:ascii="宋体" w:hAnsi="宋体" w:eastAsia="宋体" w:cs="宋体"/>
              <w:b w:val="0"/>
              <w:bCs w:val="0"/>
              <w:i w:val="0"/>
              <w:iCs w:val="0"/>
              <w:sz w:val="24"/>
              <w:szCs w:val="24"/>
            </w:rPr>
            <w:fldChar w:fldCharType="end"/>
          </w:r>
        </w:p>
        <w:p>
          <w:pPr>
            <w:pStyle w:val="21"/>
            <w:tabs>
              <w:tab w:val="right" w:leader="dot" w:pos="8300"/>
            </w:tabs>
            <w:rPr>
              <w:rFonts w:hint="eastAsia" w:ascii="宋体" w:hAnsi="宋体" w:eastAsia="宋体" w:cs="宋体"/>
              <w:b w:val="0"/>
              <w:bCs w:val="0"/>
              <w:i w:val="0"/>
              <w:iCs w:val="0"/>
              <w:sz w:val="24"/>
              <w:szCs w:val="24"/>
            </w:rPr>
          </w:pP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HYPERLINK \l _Toc1645571404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3.3.2 注册微服务</w:t>
          </w: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PAGEREF _Toc1645571404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15</w:t>
          </w:r>
          <w:r>
            <w:rPr>
              <w:rFonts w:hint="eastAsia" w:ascii="宋体" w:hAnsi="宋体" w:eastAsia="宋体" w:cs="宋体"/>
              <w:b w:val="0"/>
              <w:bCs w:val="0"/>
              <w:i w:val="0"/>
              <w:iCs w:val="0"/>
              <w:sz w:val="24"/>
              <w:szCs w:val="24"/>
            </w:rPr>
            <w:fldChar w:fldCharType="end"/>
          </w:r>
          <w:r>
            <w:rPr>
              <w:rFonts w:hint="eastAsia" w:ascii="宋体" w:hAnsi="宋体" w:eastAsia="宋体" w:cs="宋体"/>
              <w:b w:val="0"/>
              <w:bCs w:val="0"/>
              <w:i w:val="0"/>
              <w:iCs w:val="0"/>
              <w:sz w:val="24"/>
              <w:szCs w:val="24"/>
            </w:rPr>
            <w:fldChar w:fldCharType="end"/>
          </w:r>
        </w:p>
        <w:p>
          <w:pPr>
            <w:pStyle w:val="21"/>
            <w:tabs>
              <w:tab w:val="right" w:leader="dot" w:pos="8300"/>
            </w:tabs>
            <w:rPr>
              <w:rFonts w:hint="eastAsia" w:ascii="宋体" w:hAnsi="宋体" w:eastAsia="宋体" w:cs="宋体"/>
              <w:b w:val="0"/>
              <w:bCs w:val="0"/>
              <w:i w:val="0"/>
              <w:iCs w:val="0"/>
              <w:sz w:val="24"/>
              <w:szCs w:val="24"/>
            </w:rPr>
          </w:pP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HYPERLINK \l _Toc1824180962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3.3.3 微服务通信</w:t>
          </w: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PAGEREF _Toc1824180962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18</w:t>
          </w:r>
          <w:r>
            <w:rPr>
              <w:rFonts w:hint="eastAsia" w:ascii="宋体" w:hAnsi="宋体" w:eastAsia="宋体" w:cs="宋体"/>
              <w:b w:val="0"/>
              <w:bCs w:val="0"/>
              <w:i w:val="0"/>
              <w:iCs w:val="0"/>
              <w:sz w:val="24"/>
              <w:szCs w:val="24"/>
            </w:rPr>
            <w:fldChar w:fldCharType="end"/>
          </w:r>
          <w:r>
            <w:rPr>
              <w:rFonts w:hint="eastAsia" w:ascii="宋体" w:hAnsi="宋体" w:eastAsia="宋体" w:cs="宋体"/>
              <w:b w:val="0"/>
              <w:bCs w:val="0"/>
              <w:i w:val="0"/>
              <w:iCs w:val="0"/>
              <w:sz w:val="24"/>
              <w:szCs w:val="24"/>
            </w:rPr>
            <w:fldChar w:fldCharType="end"/>
          </w:r>
        </w:p>
        <w:p>
          <w:pPr>
            <w:pStyle w:val="22"/>
            <w:tabs>
              <w:tab w:val="right" w:leader="dot" w:pos="8300"/>
            </w:tabs>
            <w:rPr>
              <w:rFonts w:hint="eastAsia" w:ascii="宋体" w:hAnsi="宋体" w:eastAsia="宋体" w:cs="宋体"/>
              <w:b w:val="0"/>
              <w:bCs w:val="0"/>
              <w:i w:val="0"/>
              <w:iCs w:val="0"/>
              <w:sz w:val="24"/>
              <w:szCs w:val="24"/>
            </w:rPr>
          </w:pP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HYPERLINK \l _Toc1532883762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3.4 本章总结</w:t>
          </w: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PAGEREF _Toc1532883762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18</w:t>
          </w:r>
          <w:r>
            <w:rPr>
              <w:rFonts w:hint="eastAsia" w:ascii="宋体" w:hAnsi="宋体" w:eastAsia="宋体" w:cs="宋体"/>
              <w:b w:val="0"/>
              <w:bCs w:val="0"/>
              <w:i w:val="0"/>
              <w:iCs w:val="0"/>
              <w:sz w:val="24"/>
              <w:szCs w:val="24"/>
            </w:rPr>
            <w:fldChar w:fldCharType="end"/>
          </w:r>
          <w:r>
            <w:rPr>
              <w:rFonts w:hint="eastAsia" w:ascii="宋体" w:hAnsi="宋体" w:eastAsia="宋体" w:cs="宋体"/>
              <w:b w:val="0"/>
              <w:bCs w:val="0"/>
              <w:i w:val="0"/>
              <w:iCs w:val="0"/>
              <w:sz w:val="24"/>
              <w:szCs w:val="24"/>
            </w:rPr>
            <w:fldChar w:fldCharType="end"/>
          </w:r>
        </w:p>
        <w:p>
          <w:pPr>
            <w:pStyle w:val="23"/>
            <w:tabs>
              <w:tab w:val="right" w:leader="dot" w:pos="8300"/>
            </w:tabs>
            <w:rPr>
              <w:rFonts w:hint="eastAsia" w:ascii="宋体" w:hAnsi="宋体" w:eastAsia="宋体" w:cs="宋体"/>
              <w:b w:val="0"/>
              <w:bCs w:val="0"/>
              <w:i w:val="0"/>
              <w:iCs w:val="0"/>
              <w:sz w:val="24"/>
              <w:szCs w:val="24"/>
            </w:rPr>
          </w:pP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HYPERLINK \l _Toc1963558522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4.后端主要模块设计与实现</w:t>
          </w: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PAGEREF _Toc1963558522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19</w:t>
          </w:r>
          <w:r>
            <w:rPr>
              <w:rFonts w:hint="eastAsia" w:ascii="宋体" w:hAnsi="宋体" w:eastAsia="宋体" w:cs="宋体"/>
              <w:b w:val="0"/>
              <w:bCs w:val="0"/>
              <w:i w:val="0"/>
              <w:iCs w:val="0"/>
              <w:sz w:val="24"/>
              <w:szCs w:val="24"/>
            </w:rPr>
            <w:fldChar w:fldCharType="end"/>
          </w:r>
          <w:r>
            <w:rPr>
              <w:rFonts w:hint="eastAsia" w:ascii="宋体" w:hAnsi="宋体" w:eastAsia="宋体" w:cs="宋体"/>
              <w:b w:val="0"/>
              <w:bCs w:val="0"/>
              <w:i w:val="0"/>
              <w:iCs w:val="0"/>
              <w:sz w:val="24"/>
              <w:szCs w:val="24"/>
            </w:rPr>
            <w:fldChar w:fldCharType="end"/>
          </w:r>
        </w:p>
        <w:p>
          <w:pPr>
            <w:pStyle w:val="22"/>
            <w:tabs>
              <w:tab w:val="right" w:leader="dot" w:pos="8300"/>
            </w:tabs>
            <w:rPr>
              <w:rFonts w:hint="eastAsia" w:ascii="宋体" w:hAnsi="宋体" w:eastAsia="宋体" w:cs="宋体"/>
              <w:b w:val="0"/>
              <w:bCs w:val="0"/>
              <w:i w:val="0"/>
              <w:iCs w:val="0"/>
              <w:sz w:val="24"/>
              <w:szCs w:val="24"/>
            </w:rPr>
          </w:pP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HYPERLINK \l _Toc1146875805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4.1 日志模块</w:t>
          </w: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PAGEREF _Toc1146875805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19</w:t>
          </w:r>
          <w:r>
            <w:rPr>
              <w:rFonts w:hint="eastAsia" w:ascii="宋体" w:hAnsi="宋体" w:eastAsia="宋体" w:cs="宋体"/>
              <w:b w:val="0"/>
              <w:bCs w:val="0"/>
              <w:i w:val="0"/>
              <w:iCs w:val="0"/>
              <w:sz w:val="24"/>
              <w:szCs w:val="24"/>
            </w:rPr>
            <w:fldChar w:fldCharType="end"/>
          </w:r>
          <w:r>
            <w:rPr>
              <w:rFonts w:hint="eastAsia" w:ascii="宋体" w:hAnsi="宋体" w:eastAsia="宋体" w:cs="宋体"/>
              <w:b w:val="0"/>
              <w:bCs w:val="0"/>
              <w:i w:val="0"/>
              <w:iCs w:val="0"/>
              <w:sz w:val="24"/>
              <w:szCs w:val="24"/>
            </w:rPr>
            <w:fldChar w:fldCharType="end"/>
          </w:r>
        </w:p>
        <w:p>
          <w:pPr>
            <w:pStyle w:val="21"/>
            <w:tabs>
              <w:tab w:val="right" w:leader="dot" w:pos="8300"/>
            </w:tabs>
            <w:rPr>
              <w:rFonts w:hint="eastAsia" w:ascii="宋体" w:hAnsi="宋体" w:eastAsia="宋体" w:cs="宋体"/>
              <w:b w:val="0"/>
              <w:bCs w:val="0"/>
              <w:i w:val="0"/>
              <w:iCs w:val="0"/>
              <w:sz w:val="24"/>
              <w:szCs w:val="24"/>
            </w:rPr>
          </w:pP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HYPERLINK \l _Toc1875922810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4.1.1 配置日志参数</w:t>
          </w: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PAGEREF _Toc1875922810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19</w:t>
          </w:r>
          <w:r>
            <w:rPr>
              <w:rFonts w:hint="eastAsia" w:ascii="宋体" w:hAnsi="宋体" w:eastAsia="宋体" w:cs="宋体"/>
              <w:b w:val="0"/>
              <w:bCs w:val="0"/>
              <w:i w:val="0"/>
              <w:iCs w:val="0"/>
              <w:sz w:val="24"/>
              <w:szCs w:val="24"/>
            </w:rPr>
            <w:fldChar w:fldCharType="end"/>
          </w:r>
          <w:r>
            <w:rPr>
              <w:rFonts w:hint="eastAsia" w:ascii="宋体" w:hAnsi="宋体" w:eastAsia="宋体" w:cs="宋体"/>
              <w:b w:val="0"/>
              <w:bCs w:val="0"/>
              <w:i w:val="0"/>
              <w:iCs w:val="0"/>
              <w:sz w:val="24"/>
              <w:szCs w:val="24"/>
            </w:rPr>
            <w:fldChar w:fldCharType="end"/>
          </w:r>
        </w:p>
        <w:p>
          <w:pPr>
            <w:pStyle w:val="21"/>
            <w:tabs>
              <w:tab w:val="right" w:leader="dot" w:pos="8300"/>
            </w:tabs>
            <w:rPr>
              <w:rFonts w:hint="eastAsia" w:ascii="宋体" w:hAnsi="宋体" w:eastAsia="宋体" w:cs="宋体"/>
              <w:b w:val="0"/>
              <w:bCs w:val="0"/>
              <w:i w:val="0"/>
              <w:iCs w:val="0"/>
              <w:sz w:val="24"/>
              <w:szCs w:val="24"/>
            </w:rPr>
          </w:pP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HYPERLINK \l _Toc1427246063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4.1.2 日志缓冲</w:t>
          </w: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PAGEREF _Toc1427246063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20</w:t>
          </w:r>
          <w:r>
            <w:rPr>
              <w:rFonts w:hint="eastAsia" w:ascii="宋体" w:hAnsi="宋体" w:eastAsia="宋体" w:cs="宋体"/>
              <w:b w:val="0"/>
              <w:bCs w:val="0"/>
              <w:i w:val="0"/>
              <w:iCs w:val="0"/>
              <w:sz w:val="24"/>
              <w:szCs w:val="24"/>
            </w:rPr>
            <w:fldChar w:fldCharType="end"/>
          </w:r>
          <w:r>
            <w:rPr>
              <w:rFonts w:hint="eastAsia" w:ascii="宋体" w:hAnsi="宋体" w:eastAsia="宋体" w:cs="宋体"/>
              <w:b w:val="0"/>
              <w:bCs w:val="0"/>
              <w:i w:val="0"/>
              <w:iCs w:val="0"/>
              <w:sz w:val="24"/>
              <w:szCs w:val="24"/>
            </w:rPr>
            <w:fldChar w:fldCharType="end"/>
          </w:r>
        </w:p>
        <w:p>
          <w:pPr>
            <w:pStyle w:val="22"/>
            <w:tabs>
              <w:tab w:val="right" w:leader="dot" w:pos="8300"/>
            </w:tabs>
            <w:rPr>
              <w:rFonts w:hint="eastAsia" w:ascii="宋体" w:hAnsi="宋体" w:eastAsia="宋体" w:cs="宋体"/>
              <w:b w:val="0"/>
              <w:bCs w:val="0"/>
              <w:i w:val="0"/>
              <w:iCs w:val="0"/>
              <w:sz w:val="24"/>
              <w:szCs w:val="24"/>
            </w:rPr>
          </w:pP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HYPERLINK \l _Toc332243851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4.2 用户模块</w:t>
          </w: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PAGEREF _Toc332243851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21</w:t>
          </w:r>
          <w:r>
            <w:rPr>
              <w:rFonts w:hint="eastAsia" w:ascii="宋体" w:hAnsi="宋体" w:eastAsia="宋体" w:cs="宋体"/>
              <w:b w:val="0"/>
              <w:bCs w:val="0"/>
              <w:i w:val="0"/>
              <w:iCs w:val="0"/>
              <w:sz w:val="24"/>
              <w:szCs w:val="24"/>
            </w:rPr>
            <w:fldChar w:fldCharType="end"/>
          </w:r>
          <w:r>
            <w:rPr>
              <w:rFonts w:hint="eastAsia" w:ascii="宋体" w:hAnsi="宋体" w:eastAsia="宋体" w:cs="宋体"/>
              <w:b w:val="0"/>
              <w:bCs w:val="0"/>
              <w:i w:val="0"/>
              <w:iCs w:val="0"/>
              <w:sz w:val="24"/>
              <w:szCs w:val="24"/>
            </w:rPr>
            <w:fldChar w:fldCharType="end"/>
          </w:r>
        </w:p>
        <w:p>
          <w:pPr>
            <w:pStyle w:val="21"/>
            <w:tabs>
              <w:tab w:val="right" w:leader="dot" w:pos="8300"/>
            </w:tabs>
            <w:rPr>
              <w:rFonts w:hint="eastAsia" w:ascii="宋体" w:hAnsi="宋体" w:eastAsia="宋体" w:cs="宋体"/>
              <w:b w:val="0"/>
              <w:bCs w:val="0"/>
              <w:i w:val="0"/>
              <w:iCs w:val="0"/>
              <w:sz w:val="24"/>
              <w:szCs w:val="24"/>
            </w:rPr>
          </w:pP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HYPERLINK \l _Toc564921557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4.2.1 API设计与实现</w:t>
          </w: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PAGEREF _Toc564921557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21</w:t>
          </w:r>
          <w:r>
            <w:rPr>
              <w:rFonts w:hint="eastAsia" w:ascii="宋体" w:hAnsi="宋体" w:eastAsia="宋体" w:cs="宋体"/>
              <w:b w:val="0"/>
              <w:bCs w:val="0"/>
              <w:i w:val="0"/>
              <w:iCs w:val="0"/>
              <w:sz w:val="24"/>
              <w:szCs w:val="24"/>
            </w:rPr>
            <w:fldChar w:fldCharType="end"/>
          </w:r>
          <w:r>
            <w:rPr>
              <w:rFonts w:hint="eastAsia" w:ascii="宋体" w:hAnsi="宋体" w:eastAsia="宋体" w:cs="宋体"/>
              <w:b w:val="0"/>
              <w:bCs w:val="0"/>
              <w:i w:val="0"/>
              <w:iCs w:val="0"/>
              <w:sz w:val="24"/>
              <w:szCs w:val="24"/>
            </w:rPr>
            <w:fldChar w:fldCharType="end"/>
          </w:r>
        </w:p>
        <w:p>
          <w:pPr>
            <w:pStyle w:val="21"/>
            <w:tabs>
              <w:tab w:val="right" w:leader="dot" w:pos="8300"/>
            </w:tabs>
            <w:rPr>
              <w:rFonts w:hint="eastAsia" w:ascii="宋体" w:hAnsi="宋体" w:eastAsia="宋体" w:cs="宋体"/>
              <w:b w:val="0"/>
              <w:bCs w:val="0"/>
              <w:i w:val="0"/>
              <w:iCs w:val="0"/>
              <w:sz w:val="24"/>
              <w:szCs w:val="24"/>
            </w:rPr>
          </w:pP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HYPERLINK \l _Toc611405112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4.2.2 用户信息安全与鉴权实现</w:t>
          </w: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PAGEREF _Toc611405112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22</w:t>
          </w:r>
          <w:r>
            <w:rPr>
              <w:rFonts w:hint="eastAsia" w:ascii="宋体" w:hAnsi="宋体" w:eastAsia="宋体" w:cs="宋体"/>
              <w:b w:val="0"/>
              <w:bCs w:val="0"/>
              <w:i w:val="0"/>
              <w:iCs w:val="0"/>
              <w:sz w:val="24"/>
              <w:szCs w:val="24"/>
            </w:rPr>
            <w:fldChar w:fldCharType="end"/>
          </w:r>
          <w:r>
            <w:rPr>
              <w:rFonts w:hint="eastAsia" w:ascii="宋体" w:hAnsi="宋体" w:eastAsia="宋体" w:cs="宋体"/>
              <w:b w:val="0"/>
              <w:bCs w:val="0"/>
              <w:i w:val="0"/>
              <w:iCs w:val="0"/>
              <w:sz w:val="24"/>
              <w:szCs w:val="24"/>
            </w:rPr>
            <w:fldChar w:fldCharType="end"/>
          </w:r>
        </w:p>
        <w:p>
          <w:pPr>
            <w:pStyle w:val="22"/>
            <w:tabs>
              <w:tab w:val="right" w:leader="dot" w:pos="8300"/>
            </w:tabs>
            <w:rPr>
              <w:rFonts w:hint="eastAsia" w:ascii="宋体" w:hAnsi="宋体" w:eastAsia="宋体" w:cs="宋体"/>
              <w:b w:val="0"/>
              <w:bCs w:val="0"/>
              <w:i w:val="0"/>
              <w:iCs w:val="0"/>
              <w:sz w:val="24"/>
              <w:szCs w:val="24"/>
            </w:rPr>
          </w:pP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HYPERLINK \l _Toc176466489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4.3 私信模块</w:t>
          </w: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PAGEREF _Toc176466489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25</w:t>
          </w:r>
          <w:r>
            <w:rPr>
              <w:rFonts w:hint="eastAsia" w:ascii="宋体" w:hAnsi="宋体" w:eastAsia="宋体" w:cs="宋体"/>
              <w:b w:val="0"/>
              <w:bCs w:val="0"/>
              <w:i w:val="0"/>
              <w:iCs w:val="0"/>
              <w:sz w:val="24"/>
              <w:szCs w:val="24"/>
            </w:rPr>
            <w:fldChar w:fldCharType="end"/>
          </w:r>
          <w:r>
            <w:rPr>
              <w:rFonts w:hint="eastAsia" w:ascii="宋体" w:hAnsi="宋体" w:eastAsia="宋体" w:cs="宋体"/>
              <w:b w:val="0"/>
              <w:bCs w:val="0"/>
              <w:i w:val="0"/>
              <w:iCs w:val="0"/>
              <w:sz w:val="24"/>
              <w:szCs w:val="24"/>
            </w:rPr>
            <w:fldChar w:fldCharType="end"/>
          </w:r>
        </w:p>
        <w:p>
          <w:pPr>
            <w:pStyle w:val="21"/>
            <w:tabs>
              <w:tab w:val="right" w:leader="dot" w:pos="8300"/>
            </w:tabs>
            <w:rPr>
              <w:rFonts w:hint="eastAsia" w:ascii="宋体" w:hAnsi="宋体" w:eastAsia="宋体" w:cs="宋体"/>
              <w:b w:val="0"/>
              <w:bCs w:val="0"/>
              <w:i w:val="0"/>
              <w:iCs w:val="0"/>
              <w:sz w:val="24"/>
              <w:szCs w:val="24"/>
            </w:rPr>
          </w:pP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HYPERLINK \l _Toc197364116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4.3.1 API设计与实现</w:t>
          </w: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PAGEREF _Toc197364116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25</w:t>
          </w:r>
          <w:r>
            <w:rPr>
              <w:rFonts w:hint="eastAsia" w:ascii="宋体" w:hAnsi="宋体" w:eastAsia="宋体" w:cs="宋体"/>
              <w:b w:val="0"/>
              <w:bCs w:val="0"/>
              <w:i w:val="0"/>
              <w:iCs w:val="0"/>
              <w:sz w:val="24"/>
              <w:szCs w:val="24"/>
            </w:rPr>
            <w:fldChar w:fldCharType="end"/>
          </w:r>
          <w:r>
            <w:rPr>
              <w:rFonts w:hint="eastAsia" w:ascii="宋体" w:hAnsi="宋体" w:eastAsia="宋体" w:cs="宋体"/>
              <w:b w:val="0"/>
              <w:bCs w:val="0"/>
              <w:i w:val="0"/>
              <w:iCs w:val="0"/>
              <w:sz w:val="24"/>
              <w:szCs w:val="24"/>
            </w:rPr>
            <w:fldChar w:fldCharType="end"/>
          </w:r>
        </w:p>
        <w:p>
          <w:pPr>
            <w:pStyle w:val="21"/>
            <w:tabs>
              <w:tab w:val="right" w:leader="dot" w:pos="8300"/>
            </w:tabs>
            <w:rPr>
              <w:rFonts w:hint="eastAsia" w:ascii="宋体" w:hAnsi="宋体" w:eastAsia="宋体" w:cs="宋体"/>
              <w:b w:val="0"/>
              <w:bCs w:val="0"/>
              <w:i w:val="0"/>
              <w:iCs w:val="0"/>
              <w:sz w:val="24"/>
              <w:szCs w:val="24"/>
            </w:rPr>
          </w:pP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HYPERLINK \l _Toc1383946644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4.3.2 点对点聊天实现</w:t>
          </w: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PAGEREF _Toc1383946644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26</w:t>
          </w:r>
          <w:r>
            <w:rPr>
              <w:rFonts w:hint="eastAsia" w:ascii="宋体" w:hAnsi="宋体" w:eastAsia="宋体" w:cs="宋体"/>
              <w:b w:val="0"/>
              <w:bCs w:val="0"/>
              <w:i w:val="0"/>
              <w:iCs w:val="0"/>
              <w:sz w:val="24"/>
              <w:szCs w:val="24"/>
            </w:rPr>
            <w:fldChar w:fldCharType="end"/>
          </w:r>
          <w:r>
            <w:rPr>
              <w:rFonts w:hint="eastAsia" w:ascii="宋体" w:hAnsi="宋体" w:eastAsia="宋体" w:cs="宋体"/>
              <w:b w:val="0"/>
              <w:bCs w:val="0"/>
              <w:i w:val="0"/>
              <w:iCs w:val="0"/>
              <w:sz w:val="24"/>
              <w:szCs w:val="24"/>
            </w:rPr>
            <w:fldChar w:fldCharType="end"/>
          </w:r>
        </w:p>
        <w:p>
          <w:pPr>
            <w:pStyle w:val="22"/>
            <w:tabs>
              <w:tab w:val="right" w:leader="dot" w:pos="8300"/>
            </w:tabs>
            <w:rPr>
              <w:rFonts w:hint="eastAsia" w:ascii="宋体" w:hAnsi="宋体" w:eastAsia="宋体" w:cs="宋体"/>
              <w:b w:val="0"/>
              <w:bCs w:val="0"/>
              <w:i w:val="0"/>
              <w:iCs w:val="0"/>
              <w:sz w:val="24"/>
              <w:szCs w:val="24"/>
            </w:rPr>
          </w:pP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HYPERLINK \l _Toc595865051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4.4 点赞模块</w:t>
          </w: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PAGEREF _Toc595865051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26</w:t>
          </w:r>
          <w:r>
            <w:rPr>
              <w:rFonts w:hint="eastAsia" w:ascii="宋体" w:hAnsi="宋体" w:eastAsia="宋体" w:cs="宋体"/>
              <w:b w:val="0"/>
              <w:bCs w:val="0"/>
              <w:i w:val="0"/>
              <w:iCs w:val="0"/>
              <w:sz w:val="24"/>
              <w:szCs w:val="24"/>
            </w:rPr>
            <w:fldChar w:fldCharType="end"/>
          </w:r>
          <w:r>
            <w:rPr>
              <w:rFonts w:hint="eastAsia" w:ascii="宋体" w:hAnsi="宋体" w:eastAsia="宋体" w:cs="宋体"/>
              <w:b w:val="0"/>
              <w:bCs w:val="0"/>
              <w:i w:val="0"/>
              <w:iCs w:val="0"/>
              <w:sz w:val="24"/>
              <w:szCs w:val="24"/>
            </w:rPr>
            <w:fldChar w:fldCharType="end"/>
          </w:r>
        </w:p>
        <w:p>
          <w:pPr>
            <w:pStyle w:val="22"/>
            <w:tabs>
              <w:tab w:val="right" w:leader="dot" w:pos="8300"/>
            </w:tabs>
            <w:rPr>
              <w:rFonts w:hint="eastAsia" w:ascii="宋体" w:hAnsi="宋体" w:eastAsia="宋体" w:cs="宋体"/>
              <w:b w:val="0"/>
              <w:bCs w:val="0"/>
              <w:i w:val="0"/>
              <w:iCs w:val="0"/>
              <w:sz w:val="24"/>
              <w:szCs w:val="24"/>
            </w:rPr>
          </w:pP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HYPERLINK \l _Toc987666196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4.5 文章模块</w:t>
          </w: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PAGEREF _Toc987666196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28</w:t>
          </w:r>
          <w:r>
            <w:rPr>
              <w:rFonts w:hint="eastAsia" w:ascii="宋体" w:hAnsi="宋体" w:eastAsia="宋体" w:cs="宋体"/>
              <w:b w:val="0"/>
              <w:bCs w:val="0"/>
              <w:i w:val="0"/>
              <w:iCs w:val="0"/>
              <w:sz w:val="24"/>
              <w:szCs w:val="24"/>
            </w:rPr>
            <w:fldChar w:fldCharType="end"/>
          </w:r>
          <w:r>
            <w:rPr>
              <w:rFonts w:hint="eastAsia" w:ascii="宋体" w:hAnsi="宋体" w:eastAsia="宋体" w:cs="宋体"/>
              <w:b w:val="0"/>
              <w:bCs w:val="0"/>
              <w:i w:val="0"/>
              <w:iCs w:val="0"/>
              <w:sz w:val="24"/>
              <w:szCs w:val="24"/>
            </w:rPr>
            <w:fldChar w:fldCharType="end"/>
          </w:r>
        </w:p>
        <w:p>
          <w:pPr>
            <w:pStyle w:val="21"/>
            <w:tabs>
              <w:tab w:val="right" w:leader="dot" w:pos="8300"/>
            </w:tabs>
            <w:rPr>
              <w:rFonts w:hint="eastAsia" w:ascii="宋体" w:hAnsi="宋体" w:eastAsia="宋体" w:cs="宋体"/>
              <w:b w:val="0"/>
              <w:bCs w:val="0"/>
              <w:i w:val="0"/>
              <w:iCs w:val="0"/>
              <w:sz w:val="24"/>
              <w:szCs w:val="24"/>
            </w:rPr>
          </w:pP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HYPERLINK \l _Toc1804648509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4.5.1 API设计与实现</w:t>
          </w: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PAGEREF _Toc1804648509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28</w:t>
          </w:r>
          <w:r>
            <w:rPr>
              <w:rFonts w:hint="eastAsia" w:ascii="宋体" w:hAnsi="宋体" w:eastAsia="宋体" w:cs="宋体"/>
              <w:b w:val="0"/>
              <w:bCs w:val="0"/>
              <w:i w:val="0"/>
              <w:iCs w:val="0"/>
              <w:sz w:val="24"/>
              <w:szCs w:val="24"/>
            </w:rPr>
            <w:fldChar w:fldCharType="end"/>
          </w:r>
          <w:r>
            <w:rPr>
              <w:rFonts w:hint="eastAsia" w:ascii="宋体" w:hAnsi="宋体" w:eastAsia="宋体" w:cs="宋体"/>
              <w:b w:val="0"/>
              <w:bCs w:val="0"/>
              <w:i w:val="0"/>
              <w:iCs w:val="0"/>
              <w:sz w:val="24"/>
              <w:szCs w:val="24"/>
            </w:rPr>
            <w:fldChar w:fldCharType="end"/>
          </w:r>
        </w:p>
        <w:p>
          <w:pPr>
            <w:pStyle w:val="21"/>
            <w:tabs>
              <w:tab w:val="right" w:leader="dot" w:pos="8300"/>
            </w:tabs>
            <w:rPr>
              <w:rFonts w:hint="eastAsia" w:ascii="宋体" w:hAnsi="宋体" w:eastAsia="宋体" w:cs="宋体"/>
              <w:b w:val="0"/>
              <w:bCs w:val="0"/>
              <w:i w:val="0"/>
              <w:iCs w:val="0"/>
              <w:sz w:val="24"/>
              <w:szCs w:val="24"/>
            </w:rPr>
          </w:pP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HYPERLINK \l _Toc1815944182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4.5.2 统计“真实”访问量</w:t>
          </w: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PAGEREF _Toc1815944182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29</w:t>
          </w:r>
          <w:r>
            <w:rPr>
              <w:rFonts w:hint="eastAsia" w:ascii="宋体" w:hAnsi="宋体" w:eastAsia="宋体" w:cs="宋体"/>
              <w:b w:val="0"/>
              <w:bCs w:val="0"/>
              <w:i w:val="0"/>
              <w:iCs w:val="0"/>
              <w:sz w:val="24"/>
              <w:szCs w:val="24"/>
            </w:rPr>
            <w:fldChar w:fldCharType="end"/>
          </w:r>
          <w:r>
            <w:rPr>
              <w:rFonts w:hint="eastAsia" w:ascii="宋体" w:hAnsi="宋体" w:eastAsia="宋体" w:cs="宋体"/>
              <w:b w:val="0"/>
              <w:bCs w:val="0"/>
              <w:i w:val="0"/>
              <w:iCs w:val="0"/>
              <w:sz w:val="24"/>
              <w:szCs w:val="24"/>
            </w:rPr>
            <w:fldChar w:fldCharType="end"/>
          </w:r>
        </w:p>
        <w:p>
          <w:pPr>
            <w:pStyle w:val="22"/>
            <w:tabs>
              <w:tab w:val="right" w:leader="dot" w:pos="8300"/>
            </w:tabs>
            <w:rPr>
              <w:rFonts w:hint="eastAsia" w:ascii="宋体" w:hAnsi="宋体" w:eastAsia="宋体" w:cs="宋体"/>
              <w:b w:val="0"/>
              <w:bCs w:val="0"/>
              <w:i w:val="0"/>
              <w:iCs w:val="0"/>
              <w:sz w:val="24"/>
              <w:szCs w:val="24"/>
            </w:rPr>
          </w:pP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HYPERLINK \l _Toc536275710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4.6 定时器模块</w:t>
          </w: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PAGEREF _Toc536275710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30</w:t>
          </w:r>
          <w:r>
            <w:rPr>
              <w:rFonts w:hint="eastAsia" w:ascii="宋体" w:hAnsi="宋体" w:eastAsia="宋体" w:cs="宋体"/>
              <w:b w:val="0"/>
              <w:bCs w:val="0"/>
              <w:i w:val="0"/>
              <w:iCs w:val="0"/>
              <w:sz w:val="24"/>
              <w:szCs w:val="24"/>
            </w:rPr>
            <w:fldChar w:fldCharType="end"/>
          </w:r>
          <w:r>
            <w:rPr>
              <w:rFonts w:hint="eastAsia" w:ascii="宋体" w:hAnsi="宋体" w:eastAsia="宋体" w:cs="宋体"/>
              <w:b w:val="0"/>
              <w:bCs w:val="0"/>
              <w:i w:val="0"/>
              <w:iCs w:val="0"/>
              <w:sz w:val="24"/>
              <w:szCs w:val="24"/>
            </w:rPr>
            <w:fldChar w:fldCharType="end"/>
          </w:r>
        </w:p>
        <w:p>
          <w:pPr>
            <w:pStyle w:val="22"/>
            <w:tabs>
              <w:tab w:val="right" w:leader="dot" w:pos="8300"/>
            </w:tabs>
            <w:rPr>
              <w:rFonts w:hint="eastAsia" w:ascii="宋体" w:hAnsi="宋体" w:eastAsia="宋体" w:cs="宋体"/>
              <w:b w:val="0"/>
              <w:bCs w:val="0"/>
              <w:i w:val="0"/>
              <w:iCs w:val="0"/>
              <w:sz w:val="24"/>
              <w:szCs w:val="24"/>
            </w:rPr>
          </w:pP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HYPERLINK \l _Toc196991511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4.7 本章小结</w:t>
          </w: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PAGEREF _Toc196991511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31</w:t>
          </w:r>
          <w:r>
            <w:rPr>
              <w:rFonts w:hint="eastAsia" w:ascii="宋体" w:hAnsi="宋体" w:eastAsia="宋体" w:cs="宋体"/>
              <w:b w:val="0"/>
              <w:bCs w:val="0"/>
              <w:i w:val="0"/>
              <w:iCs w:val="0"/>
              <w:sz w:val="24"/>
              <w:szCs w:val="24"/>
            </w:rPr>
            <w:fldChar w:fldCharType="end"/>
          </w:r>
          <w:r>
            <w:rPr>
              <w:rFonts w:hint="eastAsia" w:ascii="宋体" w:hAnsi="宋体" w:eastAsia="宋体" w:cs="宋体"/>
              <w:b w:val="0"/>
              <w:bCs w:val="0"/>
              <w:i w:val="0"/>
              <w:iCs w:val="0"/>
              <w:sz w:val="24"/>
              <w:szCs w:val="24"/>
            </w:rPr>
            <w:fldChar w:fldCharType="end"/>
          </w:r>
        </w:p>
        <w:p>
          <w:pPr>
            <w:pStyle w:val="23"/>
            <w:tabs>
              <w:tab w:val="right" w:leader="dot" w:pos="8300"/>
            </w:tabs>
            <w:rPr>
              <w:rFonts w:hint="eastAsia" w:ascii="宋体" w:hAnsi="宋体" w:eastAsia="宋体" w:cs="宋体"/>
              <w:b w:val="0"/>
              <w:bCs w:val="0"/>
              <w:i w:val="0"/>
              <w:iCs w:val="0"/>
              <w:sz w:val="24"/>
              <w:szCs w:val="24"/>
            </w:rPr>
          </w:pP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HYPERLINK \l _Toc1564025350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5. 数据库设计</w:t>
          </w: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PAGEREF _Toc1564025350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32</w:t>
          </w:r>
          <w:r>
            <w:rPr>
              <w:rFonts w:hint="eastAsia" w:ascii="宋体" w:hAnsi="宋体" w:eastAsia="宋体" w:cs="宋体"/>
              <w:b w:val="0"/>
              <w:bCs w:val="0"/>
              <w:i w:val="0"/>
              <w:iCs w:val="0"/>
              <w:sz w:val="24"/>
              <w:szCs w:val="24"/>
            </w:rPr>
            <w:fldChar w:fldCharType="end"/>
          </w:r>
          <w:r>
            <w:rPr>
              <w:rFonts w:hint="eastAsia" w:ascii="宋体" w:hAnsi="宋体" w:eastAsia="宋体" w:cs="宋体"/>
              <w:b w:val="0"/>
              <w:bCs w:val="0"/>
              <w:i w:val="0"/>
              <w:iCs w:val="0"/>
              <w:sz w:val="24"/>
              <w:szCs w:val="24"/>
            </w:rPr>
            <w:fldChar w:fldCharType="end"/>
          </w:r>
        </w:p>
        <w:p>
          <w:pPr>
            <w:pStyle w:val="22"/>
            <w:tabs>
              <w:tab w:val="right" w:leader="dot" w:pos="8300"/>
            </w:tabs>
            <w:rPr>
              <w:rFonts w:hint="eastAsia" w:ascii="宋体" w:hAnsi="宋体" w:eastAsia="宋体" w:cs="宋体"/>
              <w:b w:val="0"/>
              <w:bCs w:val="0"/>
              <w:i w:val="0"/>
              <w:iCs w:val="0"/>
              <w:sz w:val="24"/>
              <w:szCs w:val="24"/>
            </w:rPr>
          </w:pP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HYPERLINK \l _Toc1374218170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5.1 缓存表设计</w:t>
          </w: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PAGEREF _Toc1374218170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32</w:t>
          </w:r>
          <w:r>
            <w:rPr>
              <w:rFonts w:hint="eastAsia" w:ascii="宋体" w:hAnsi="宋体" w:eastAsia="宋体" w:cs="宋体"/>
              <w:b w:val="0"/>
              <w:bCs w:val="0"/>
              <w:i w:val="0"/>
              <w:iCs w:val="0"/>
              <w:sz w:val="24"/>
              <w:szCs w:val="24"/>
            </w:rPr>
            <w:fldChar w:fldCharType="end"/>
          </w:r>
          <w:r>
            <w:rPr>
              <w:rFonts w:hint="eastAsia" w:ascii="宋体" w:hAnsi="宋体" w:eastAsia="宋体" w:cs="宋体"/>
              <w:b w:val="0"/>
              <w:bCs w:val="0"/>
              <w:i w:val="0"/>
              <w:iCs w:val="0"/>
              <w:sz w:val="24"/>
              <w:szCs w:val="24"/>
            </w:rPr>
            <w:fldChar w:fldCharType="end"/>
          </w:r>
        </w:p>
        <w:p>
          <w:pPr>
            <w:pStyle w:val="22"/>
            <w:tabs>
              <w:tab w:val="right" w:leader="dot" w:pos="8300"/>
            </w:tabs>
            <w:rPr>
              <w:rFonts w:hint="eastAsia" w:ascii="宋体" w:hAnsi="宋体" w:eastAsia="宋体" w:cs="宋体"/>
              <w:b w:val="0"/>
              <w:bCs w:val="0"/>
              <w:i w:val="0"/>
              <w:iCs w:val="0"/>
              <w:sz w:val="24"/>
              <w:szCs w:val="24"/>
            </w:rPr>
          </w:pP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HYPERLINK \l _Toc298159705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5.2 数据库表设计</w:t>
          </w: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PAGEREF _Toc298159705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34</w:t>
          </w:r>
          <w:r>
            <w:rPr>
              <w:rFonts w:hint="eastAsia" w:ascii="宋体" w:hAnsi="宋体" w:eastAsia="宋体" w:cs="宋体"/>
              <w:b w:val="0"/>
              <w:bCs w:val="0"/>
              <w:i w:val="0"/>
              <w:iCs w:val="0"/>
              <w:sz w:val="24"/>
              <w:szCs w:val="24"/>
            </w:rPr>
            <w:fldChar w:fldCharType="end"/>
          </w:r>
          <w:r>
            <w:rPr>
              <w:rFonts w:hint="eastAsia" w:ascii="宋体" w:hAnsi="宋体" w:eastAsia="宋体" w:cs="宋体"/>
              <w:b w:val="0"/>
              <w:bCs w:val="0"/>
              <w:i w:val="0"/>
              <w:iCs w:val="0"/>
              <w:sz w:val="24"/>
              <w:szCs w:val="24"/>
            </w:rPr>
            <w:fldChar w:fldCharType="end"/>
          </w:r>
        </w:p>
        <w:p>
          <w:pPr>
            <w:pStyle w:val="23"/>
            <w:tabs>
              <w:tab w:val="right" w:leader="dot" w:pos="8300"/>
            </w:tabs>
            <w:rPr>
              <w:rFonts w:hint="eastAsia" w:ascii="宋体" w:hAnsi="宋体" w:eastAsia="宋体" w:cs="宋体"/>
              <w:b w:val="0"/>
              <w:bCs w:val="0"/>
              <w:i w:val="0"/>
              <w:iCs w:val="0"/>
              <w:sz w:val="24"/>
              <w:szCs w:val="24"/>
            </w:rPr>
          </w:pP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HYPERLINK \l _Toc1090813484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6.结论</w:t>
          </w: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PAGEREF _Toc1090813484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38</w:t>
          </w:r>
          <w:r>
            <w:rPr>
              <w:rFonts w:hint="eastAsia" w:ascii="宋体" w:hAnsi="宋体" w:eastAsia="宋体" w:cs="宋体"/>
              <w:b w:val="0"/>
              <w:bCs w:val="0"/>
              <w:i w:val="0"/>
              <w:iCs w:val="0"/>
              <w:sz w:val="24"/>
              <w:szCs w:val="24"/>
            </w:rPr>
            <w:fldChar w:fldCharType="end"/>
          </w:r>
          <w:r>
            <w:rPr>
              <w:rFonts w:hint="eastAsia" w:ascii="宋体" w:hAnsi="宋体" w:eastAsia="宋体" w:cs="宋体"/>
              <w:b w:val="0"/>
              <w:bCs w:val="0"/>
              <w:i w:val="0"/>
              <w:iCs w:val="0"/>
              <w:sz w:val="24"/>
              <w:szCs w:val="24"/>
            </w:rPr>
            <w:fldChar w:fldCharType="end"/>
          </w:r>
        </w:p>
        <w:p>
          <w:pPr>
            <w:pStyle w:val="23"/>
            <w:tabs>
              <w:tab w:val="right" w:leader="dot" w:pos="8300"/>
            </w:tabs>
            <w:rPr>
              <w:rFonts w:hint="eastAsia" w:ascii="宋体" w:hAnsi="宋体" w:eastAsia="宋体" w:cs="宋体"/>
              <w:b w:val="0"/>
              <w:bCs w:val="0"/>
              <w:i w:val="0"/>
              <w:iCs w:val="0"/>
              <w:sz w:val="24"/>
              <w:szCs w:val="24"/>
            </w:rPr>
          </w:pP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HYPERLINK \l _Toc234331149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参考文献</w:t>
          </w: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PAGEREF _Toc234331149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39</w:t>
          </w:r>
          <w:r>
            <w:rPr>
              <w:rFonts w:hint="eastAsia" w:ascii="宋体" w:hAnsi="宋体" w:eastAsia="宋体" w:cs="宋体"/>
              <w:b w:val="0"/>
              <w:bCs w:val="0"/>
              <w:i w:val="0"/>
              <w:iCs w:val="0"/>
              <w:sz w:val="24"/>
              <w:szCs w:val="24"/>
            </w:rPr>
            <w:fldChar w:fldCharType="end"/>
          </w:r>
          <w:r>
            <w:rPr>
              <w:rFonts w:hint="eastAsia" w:ascii="宋体" w:hAnsi="宋体" w:eastAsia="宋体" w:cs="宋体"/>
              <w:b w:val="0"/>
              <w:bCs w:val="0"/>
              <w:i w:val="0"/>
              <w:iCs w:val="0"/>
              <w:sz w:val="24"/>
              <w:szCs w:val="24"/>
            </w:rPr>
            <w:fldChar w:fldCharType="end"/>
          </w:r>
        </w:p>
        <w:p>
          <w:pPr>
            <w:pStyle w:val="23"/>
            <w:tabs>
              <w:tab w:val="right" w:leader="dot" w:pos="8300"/>
            </w:tabs>
          </w:pP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HYPERLINK \l _Toc2066096292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致谢</w:t>
          </w: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PAGEREF _Toc2066096292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40</w:t>
          </w:r>
          <w:r>
            <w:rPr>
              <w:rFonts w:hint="eastAsia" w:ascii="宋体" w:hAnsi="宋体" w:eastAsia="宋体" w:cs="宋体"/>
              <w:b w:val="0"/>
              <w:bCs w:val="0"/>
              <w:i w:val="0"/>
              <w:iCs w:val="0"/>
              <w:sz w:val="24"/>
              <w:szCs w:val="24"/>
            </w:rPr>
            <w:fldChar w:fldCharType="end"/>
          </w:r>
          <w:r>
            <w:rPr>
              <w:rFonts w:hint="eastAsia" w:ascii="宋体" w:hAnsi="宋体" w:eastAsia="宋体" w:cs="宋体"/>
              <w:b w:val="0"/>
              <w:bCs w:val="0"/>
              <w:i w:val="0"/>
              <w:iCs w:val="0"/>
              <w:sz w:val="24"/>
              <w:szCs w:val="24"/>
            </w:rPr>
            <w:fldChar w:fldCharType="end"/>
          </w:r>
        </w:p>
        <w:p>
          <w:pPr>
            <w:bidi w:val="0"/>
            <w:jc w:val="center"/>
            <w:rPr>
              <w:rFonts w:hint="eastAsia" w:ascii="黑体" w:hAnsi="黑体" w:eastAsia="黑体" w:cs="黑体"/>
              <w:sz w:val="36"/>
              <w:szCs w:val="36"/>
            </w:rPr>
          </w:pPr>
          <w:r>
            <w:rPr>
              <w:rFonts w:hint="eastAsia" w:ascii="黑体" w:hAnsi="黑体" w:eastAsia="黑体" w:cs="黑体"/>
              <w:szCs w:val="36"/>
            </w:rPr>
            <w:fldChar w:fldCharType="end"/>
          </w:r>
        </w:p>
      </w:sdtContent>
    </w:sdt>
    <w:p>
      <w:pPr>
        <w:pStyle w:val="2"/>
        <w:jc w:val="center"/>
        <w:rPr>
          <w:rFonts w:ascii="Times New Roman" w:hAnsi="Times New Roman" w:cs="Times New Roman" w:eastAsiaTheme="minorEastAsia"/>
          <w:bCs w:val="0"/>
          <w:sz w:val="24"/>
          <w:szCs w:val="24"/>
        </w:rPr>
      </w:pPr>
      <w:bookmarkStart w:id="5" w:name="_Toc512861965"/>
      <w:bookmarkStart w:id="6" w:name="_Toc1955211072"/>
      <w:r>
        <w:rPr>
          <w:rFonts w:hint="default" w:ascii="黑体" w:hAnsi="黑体" w:eastAsia="黑体"/>
          <w:b w:val="0"/>
        </w:rPr>
        <w:t>1.</w:t>
      </w:r>
      <w:r>
        <w:rPr>
          <w:rFonts w:hint="eastAsia" w:ascii="黑体" w:hAnsi="黑体" w:eastAsia="黑体"/>
          <w:b w:val="0"/>
        </w:rPr>
        <w:t>前 言</w:t>
      </w:r>
      <w:bookmarkEnd w:id="5"/>
      <w:bookmarkEnd w:id="6"/>
      <w:bookmarkStart w:id="7" w:name="_Toc481587607"/>
      <w:bookmarkStart w:id="8" w:name="_Toc355809812"/>
      <w:bookmarkStart w:id="9" w:name="_Ref355856905"/>
      <w:bookmarkStart w:id="10" w:name="_Toc450640897"/>
      <w:bookmarkStart w:id="11" w:name="_Ref355856900"/>
      <w:bookmarkStart w:id="12" w:name="_Toc169443009"/>
      <w:bookmarkStart w:id="13" w:name="_Toc169241178"/>
    </w:p>
    <w:p>
      <w:pPr>
        <w:pStyle w:val="3"/>
        <w:numPr>
          <w:ilvl w:val="0"/>
          <w:numId w:val="0"/>
        </w:numPr>
        <w:rPr>
          <w:rFonts w:hint="eastAsia" w:ascii="黑体" w:hAnsi="黑体" w:eastAsia="黑体"/>
          <w:sz w:val="24"/>
          <w:szCs w:val="24"/>
        </w:rPr>
      </w:pPr>
      <w:bookmarkStart w:id="14" w:name="_Toc512861966"/>
      <w:bookmarkStart w:id="15" w:name="_Toc437720710"/>
      <w:r>
        <w:rPr>
          <w:rFonts w:hint="eastAsia" w:ascii="黑体" w:hAnsi="黑体" w:eastAsia="黑体"/>
          <w:sz w:val="24"/>
          <w:szCs w:val="24"/>
        </w:rPr>
        <w:t>1.1</w:t>
      </w:r>
      <w:r>
        <w:rPr>
          <w:rFonts w:hint="default" w:ascii="黑体" w:hAnsi="黑体" w:eastAsia="黑体"/>
          <w:sz w:val="24"/>
          <w:szCs w:val="24"/>
        </w:rPr>
        <w:t xml:space="preserve"> </w:t>
      </w:r>
      <w:bookmarkEnd w:id="7"/>
      <w:bookmarkEnd w:id="8"/>
      <w:bookmarkEnd w:id="9"/>
      <w:bookmarkEnd w:id="10"/>
      <w:bookmarkEnd w:id="11"/>
      <w:bookmarkEnd w:id="12"/>
      <w:bookmarkEnd w:id="13"/>
      <w:bookmarkEnd w:id="14"/>
      <w:r>
        <w:rPr>
          <w:rFonts w:hint="default" w:ascii="黑体" w:hAnsi="黑体"/>
          <w:sz w:val="24"/>
          <w:szCs w:val="24"/>
        </w:rPr>
        <w:t>课题背景和意义</w:t>
      </w:r>
      <w:bookmarkEnd w:id="15"/>
    </w:p>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pPr>
      <w:r>
        <w:t>写博客是非常高效的学习方式，是把知识当作一种技能来认真学习，更好地让自己的知识和思考通过提炼的方式表达出来，它是一种知识重建的过程，可以对知识有更深刻地理解，非常有效地锻炼抽象思维和逻辑思维，并提高自己的写作水平，所以在本系统中，构建了一个给用户很好地记录和分享知识的信息化管理的平台，用户发表的文章都会及时保存后台数据库中，保证不会丢失数据，用户可以随时随地在不同平台上阅读博客系统上其他用户的文章或者即兴发表文章，相对于书本记录效率会有极大地提高，用户可以通过阅读其他用户分享的知识作为自己的灵感，系统还提供给用户可以发表私有的文章的功能，给用户创作的隐私空间。</w:t>
      </w:r>
    </w:p>
    <w:p>
      <w:pPr>
        <w:pStyle w:val="3"/>
        <w:numPr>
          <w:ilvl w:val="0"/>
          <w:numId w:val="0"/>
        </w:numPr>
        <w:rPr>
          <w:rFonts w:hint="default" w:ascii="黑体" w:hAnsi="黑体"/>
          <w:sz w:val="24"/>
          <w:szCs w:val="24"/>
        </w:rPr>
      </w:pPr>
      <w:bookmarkStart w:id="16" w:name="_Toc512861967"/>
      <w:bookmarkStart w:id="17" w:name="_Toc1640481995"/>
      <w:r>
        <w:rPr>
          <w:rFonts w:hint="eastAsia" w:ascii="黑体" w:hAnsi="黑体" w:eastAsia="黑体"/>
          <w:sz w:val="24"/>
          <w:szCs w:val="24"/>
        </w:rPr>
        <w:t>1.2</w:t>
      </w:r>
      <w:r>
        <w:rPr>
          <w:rFonts w:hint="default" w:ascii="黑体" w:hAnsi="黑体" w:eastAsia="黑体"/>
          <w:sz w:val="24"/>
          <w:szCs w:val="24"/>
        </w:rPr>
        <w:t xml:space="preserve"> </w:t>
      </w:r>
      <w:bookmarkEnd w:id="16"/>
      <w:r>
        <w:rPr>
          <w:rFonts w:hint="default" w:ascii="黑体" w:hAnsi="黑体"/>
          <w:sz w:val="24"/>
          <w:szCs w:val="24"/>
        </w:rPr>
        <w:t>系统开发的目标</w:t>
      </w:r>
      <w:bookmarkEnd w:id="17"/>
    </w:p>
    <w:p>
      <w:pPr>
        <w:rPr>
          <w:rFonts w:hint="eastAsia"/>
        </w:rPr>
      </w:pP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pPr>
      <w:r>
        <w:t>博客系统的前端是基于Angular进行开发，后端基于Go进行开发，数据库存储使用了Redis和MySQL，整体架构基于前后端分离架构，后端基于微服务架构，使用Etcd作为服务发现与注册，使用了GoMicro框架，将模块变成一个微服务，使用RPC可以实现服务之间互相通信，整体架构极大低提高了系统的灵活性，可维护性，开发效率，并且降低耦合，确保了后端的稳定，高性能，易扩展等特性。</w:t>
      </w:r>
    </w:p>
    <w:p>
      <w:pPr>
        <w:pStyle w:val="3"/>
        <w:numPr>
          <w:ilvl w:val="0"/>
          <w:numId w:val="0"/>
        </w:numPr>
        <w:bidi w:val="0"/>
        <w:ind w:leftChars="0"/>
        <w:rPr>
          <w:rFonts w:hint="eastAsia" w:ascii="黑体" w:hAnsi="黑体" w:eastAsia="黑体" w:cs="黑体"/>
        </w:rPr>
      </w:pPr>
      <w:bookmarkStart w:id="18" w:name="_Toc512861968"/>
      <w:bookmarkStart w:id="19" w:name="_Toc38346132"/>
      <w:r>
        <w:rPr>
          <w:rFonts w:hint="eastAsia" w:ascii="黑体" w:hAnsi="黑体" w:eastAsia="黑体" w:cs="黑体"/>
        </w:rPr>
        <w:t>1.3 文章组织结构</w:t>
      </w:r>
      <w:bookmarkEnd w:id="18"/>
      <w:bookmarkEnd w:id="19"/>
    </w:p>
    <w:p>
      <w:pPr>
        <w:keepNext w:val="0"/>
        <w:keepLines w:val="0"/>
        <w:pageBreakBefore w:val="0"/>
        <w:widowControl/>
        <w:kinsoku/>
        <w:wordWrap/>
        <w:overflowPunct/>
        <w:topLinePunct w:val="0"/>
        <w:autoSpaceDE/>
        <w:autoSpaceDN/>
        <w:bidi w:val="0"/>
        <w:adjustRightInd/>
        <w:snapToGrid/>
        <w:spacing w:line="240" w:lineRule="auto"/>
        <w:ind w:right="0" w:rightChars="0"/>
        <w:jc w:val="left"/>
        <w:textAlignment w:val="auto"/>
        <w:outlineLvl w:val="9"/>
        <w:rPr>
          <w:rFonts w:hint="eastAsia" w:ascii="黑体" w:hAnsi="黑体" w:eastAsia="黑体"/>
          <w:sz w:val="24"/>
          <w:szCs w:val="24"/>
        </w:rPr>
      </w:pP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rPr>
      </w:pPr>
      <w:r>
        <w:rPr>
          <w:rFonts w:hint="eastAsia"/>
        </w:rPr>
        <w:t>根据课题研究的具体内容，本论文主要分为五章:</w:t>
      </w:r>
    </w:p>
    <w:p>
      <w:pPr>
        <w:numPr>
          <w:ilvl w:val="0"/>
          <w:numId w:val="2"/>
        </w:numPr>
        <w:tabs>
          <w:tab w:val="left" w:pos="780"/>
        </w:tabs>
        <w:ind w:left="1505" w:leftChars="0" w:hanging="1080" w:firstLineChars="0"/>
      </w:pPr>
      <w:r>
        <w:t>引言，介绍当前互联网博客应用发展情况，博客发展中遇到的问题以及如何设计改进，最后，对本文的基本组织结构等内容作了简要介绍。</w:t>
      </w:r>
    </w:p>
    <w:p>
      <w:pPr>
        <w:numPr>
          <w:ilvl w:val="0"/>
          <w:numId w:val="2"/>
        </w:numPr>
        <w:tabs>
          <w:tab w:val="left" w:pos="780"/>
        </w:tabs>
        <w:ind w:left="1505" w:leftChars="0" w:hanging="1080" w:firstLineChars="0"/>
      </w:pPr>
      <w:r>
        <w:rPr>
          <w:rFonts w:hint="eastAsia"/>
        </w:rPr>
        <w:t>相关技术背景和研究工作，主要介绍项目中所采用的架构，所使用的语言技术栈和组件。</w:t>
      </w:r>
    </w:p>
    <w:p>
      <w:pPr>
        <w:numPr>
          <w:ilvl w:val="0"/>
          <w:numId w:val="2"/>
        </w:numPr>
        <w:tabs>
          <w:tab w:val="left" w:pos="780"/>
        </w:tabs>
        <w:ind w:left="1505" w:leftChars="0" w:hanging="1080" w:firstLineChars="0"/>
      </w:pPr>
      <w:r>
        <w:rPr>
          <w:rFonts w:hint="default"/>
        </w:rPr>
        <w:t>系统设计架构设计与实现，主要介绍项目中的架构如何设计，如何实现，业务流程是怎样的，然后后台如何划分模块。</w:t>
      </w:r>
    </w:p>
    <w:p>
      <w:pPr>
        <w:numPr>
          <w:ilvl w:val="0"/>
          <w:numId w:val="2"/>
        </w:numPr>
        <w:tabs>
          <w:tab w:val="left" w:pos="780"/>
        </w:tabs>
        <w:ind w:left="1505" w:leftChars="0" w:hanging="1080" w:firstLineChars="0"/>
      </w:pPr>
      <w:r>
        <w:rPr>
          <w:rFonts w:hint="default"/>
        </w:rPr>
        <w:t>主要功能模块设计与实现，主要介绍后台系统主要的模块是如何实现，流程是怎样，用到了哪些技术。</w:t>
      </w:r>
    </w:p>
    <w:p>
      <w:pPr>
        <w:numPr>
          <w:ilvl w:val="0"/>
          <w:numId w:val="2"/>
        </w:numPr>
        <w:tabs>
          <w:tab w:val="left" w:pos="780"/>
        </w:tabs>
        <w:ind w:left="1505" w:leftChars="0" w:hanging="1080" w:firstLineChars="0"/>
      </w:pPr>
      <w:r>
        <w:rPr>
          <w:rFonts w:hint="default"/>
        </w:rPr>
        <w:t>数据库设计，主要介绍了缓存表如何设计，数据库表如何设计。</w:t>
      </w:r>
    </w:p>
    <w:p>
      <w:pPr>
        <w:pStyle w:val="2"/>
        <w:numPr>
          <w:ilvl w:val="0"/>
          <w:numId w:val="3"/>
          <w:ins w:id="0" w:author="。。" w:date="2020-04-18T16:02:36Z"/>
        </w:numPr>
        <w:jc w:val="center"/>
        <w:rPr>
          <w:rFonts w:hint="default" w:ascii="黑体" w:hAnsi="黑体" w:eastAsia="黑体" w:cs="黑体"/>
          <w:sz w:val="32"/>
          <w:szCs w:val="32"/>
        </w:rPr>
      </w:pPr>
      <w:bookmarkStart w:id="20" w:name="_Toc238346424"/>
      <w:r>
        <w:rPr>
          <w:rFonts w:hint="default" w:ascii="黑体" w:hAnsi="黑体" w:cs="黑体"/>
          <w:sz w:val="32"/>
          <w:szCs w:val="32"/>
        </w:rPr>
        <w:t>项目</w:t>
      </w:r>
      <w:r>
        <w:rPr>
          <w:rFonts w:hint="default" w:ascii="黑体" w:hAnsi="黑体" w:eastAsia="黑体" w:cs="黑体"/>
          <w:sz w:val="32"/>
          <w:szCs w:val="32"/>
        </w:rPr>
        <w:t>技术背景和研究工作</w:t>
      </w:r>
      <w:bookmarkEnd w:id="20"/>
    </w:p>
    <w:p>
      <w:pPr>
        <w:rPr>
          <w:rFonts w:hint="default"/>
        </w:rPr>
      </w:pPr>
    </w:p>
    <w:p>
      <w:pPr>
        <w:rPr>
          <w:rFonts w:hint="default"/>
        </w:rPr>
      </w:pPr>
    </w:p>
    <w:p>
      <w:pPr>
        <w:pStyle w:val="3"/>
        <w:numPr>
          <w:ilvl w:val="0"/>
          <w:numId w:val="0"/>
        </w:numPr>
        <w:bidi w:val="0"/>
        <w:ind w:leftChars="0"/>
        <w:rPr>
          <w:rFonts w:hint="default" w:ascii="黑体" w:hAnsi="黑体" w:cs="黑体"/>
        </w:rPr>
      </w:pPr>
      <w:bookmarkStart w:id="21" w:name="_Toc831346513"/>
      <w:r>
        <w:rPr>
          <w:rFonts w:hint="eastAsia" w:ascii="黑体" w:hAnsi="黑体" w:eastAsia="黑体" w:cs="黑体"/>
        </w:rPr>
        <w:t>2.1 Go</w:t>
      </w:r>
      <w:r>
        <w:rPr>
          <w:rFonts w:hint="default" w:ascii="黑体" w:hAnsi="黑体" w:cs="黑体"/>
        </w:rPr>
        <w:t>的特性</w:t>
      </w:r>
      <w:bookmarkEnd w:id="21"/>
    </w:p>
    <w:p>
      <w:pPr>
        <w:numPr>
          <w:ilvl w:val="0"/>
          <w:numId w:val="0"/>
        </w:numPr>
        <w:bidi w:val="0"/>
        <w:ind w:leftChars="0"/>
        <w:rPr>
          <w:rFonts w:hint="eastAsia"/>
        </w:rPr>
      </w:pP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default"/>
        </w:rPr>
      </w:pPr>
      <w:r>
        <w:rPr>
          <w:rFonts w:hint="default"/>
        </w:rPr>
        <w:t>Go语言也称为Golang，是由Google公司开发的一种强静态类型、编译型、并发型、并具有垃圾回收功能的编程语言。[1]</w:t>
      </w:r>
    </w:p>
    <w:p>
      <w:pPr>
        <w:keepNext w:val="0"/>
        <w:keepLines w:val="0"/>
        <w:pageBreakBefore w:val="0"/>
        <w:widowControl/>
        <w:numPr>
          <w:ilvl w:val="0"/>
          <w:numId w:val="4"/>
        </w:numPr>
        <w:kinsoku/>
        <w:wordWrap/>
        <w:overflowPunct/>
        <w:topLinePunct w:val="0"/>
        <w:autoSpaceDE/>
        <w:autoSpaceDN/>
        <w:bidi w:val="0"/>
        <w:adjustRightInd/>
        <w:snapToGrid/>
        <w:spacing w:line="240" w:lineRule="auto"/>
        <w:ind w:left="420" w:leftChars="0" w:right="0" w:rightChars="0" w:hanging="420" w:firstLineChars="0"/>
        <w:jc w:val="left"/>
        <w:textAlignment w:val="auto"/>
        <w:outlineLvl w:val="9"/>
        <w:rPr>
          <w:rFonts w:hint="eastAsia"/>
        </w:rPr>
      </w:pPr>
      <w:r>
        <w:rPr>
          <w:rFonts w:hint="default"/>
        </w:rPr>
        <w:t>简单易学：Go语言语法非常简单，上手快，Go的关键字很少，但不影响Go语言的表达能力，几乎支持大多数其他语言的特性。</w:t>
      </w:r>
    </w:p>
    <w:p>
      <w:pPr>
        <w:numPr>
          <w:ilvl w:val="0"/>
          <w:numId w:val="5"/>
        </w:numPr>
        <w:bidi w:val="0"/>
        <w:ind w:left="420" w:leftChars="0" w:hanging="420" w:firstLineChars="0"/>
        <w:rPr>
          <w:rFonts w:hint="eastAsia"/>
        </w:rPr>
      </w:pPr>
      <w:r>
        <w:rPr>
          <w:rFonts w:hint="default"/>
        </w:rPr>
        <w:t>丰富的标准库：Go内置大量的库，尤其是网络库非常地强大，几行代码就可以编写出一个HTTP后台服务。</w:t>
      </w:r>
    </w:p>
    <w:p>
      <w:pPr>
        <w:numPr>
          <w:ilvl w:val="0"/>
          <w:numId w:val="5"/>
        </w:numPr>
        <w:bidi w:val="0"/>
        <w:ind w:left="420" w:leftChars="0" w:hanging="420" w:firstLineChars="0"/>
        <w:rPr>
          <w:rFonts w:hint="eastAsia"/>
        </w:rPr>
      </w:pPr>
      <w:r>
        <w:rPr>
          <w:rFonts w:hint="default"/>
        </w:rPr>
        <w:t>垃圾回收：Go内置垃圾回收[2]，实现了有并发标记、三色标记和写屏障等，尽可能降低STW时间，以便不影响用户的逻辑情况下更好地工作。</w:t>
      </w:r>
    </w:p>
    <w:p>
      <w:pPr>
        <w:numPr>
          <w:ilvl w:val="0"/>
          <w:numId w:val="5"/>
        </w:numPr>
        <w:bidi w:val="0"/>
        <w:ind w:left="420" w:leftChars="0" w:hanging="420" w:firstLineChars="0"/>
        <w:rPr>
          <w:rFonts w:hint="eastAsia"/>
        </w:rPr>
      </w:pPr>
      <w:r>
        <w:rPr>
          <w:rFonts w:hint="default"/>
        </w:rPr>
        <w:t>内存分配器：Go使用了tcmalloc，它就是为了并发而设计的高性能内存分配组件，Go的内存分配器保留了tcmalloc的原始架构，每个线程都有一个cache，可以为线程无锁分配内存，central是用于在不同线程间共用的内存单元，heap管理着大块内存，可以切分成不同大小的内存块。</w:t>
      </w:r>
    </w:p>
    <w:p>
      <w:pPr>
        <w:numPr>
          <w:ilvl w:val="0"/>
          <w:numId w:val="5"/>
        </w:numPr>
        <w:bidi w:val="0"/>
        <w:ind w:left="420" w:leftChars="0" w:hanging="420" w:firstLineChars="0"/>
        <w:rPr>
          <w:rFonts w:hint="eastAsia"/>
        </w:rPr>
      </w:pPr>
      <w:r>
        <w:rPr>
          <w:rFonts w:hint="default"/>
        </w:rPr>
        <w:t>并发模型：Go语言层面支持并发，使用Go关键字就可以启动一个协程[3]，协程相对于线程开销更轻量、开销更小、性能更高，而且操作起来非常的简单。</w:t>
      </w:r>
    </w:p>
    <w:p>
      <w:pPr>
        <w:pStyle w:val="3"/>
        <w:numPr>
          <w:ilvl w:val="0"/>
          <w:numId w:val="0"/>
        </w:numPr>
        <w:bidi w:val="0"/>
        <w:ind w:leftChars="0"/>
        <w:rPr>
          <w:rFonts w:hint="eastAsia" w:ascii="黑体" w:hAnsi="黑体" w:eastAsia="黑体" w:cs="黑体"/>
        </w:rPr>
      </w:pPr>
      <w:bookmarkStart w:id="22" w:name="_Toc912236609"/>
      <w:r>
        <w:rPr>
          <w:rFonts w:hint="eastAsia" w:ascii="黑体" w:hAnsi="黑体" w:eastAsia="黑体" w:cs="黑体"/>
        </w:rPr>
        <w:t xml:space="preserve">2.2 Go </w:t>
      </w:r>
      <w:r>
        <w:rPr>
          <w:rFonts w:hint="default" w:ascii="黑体" w:hAnsi="黑体" w:cs="黑体"/>
        </w:rPr>
        <w:t>MICRO</w:t>
      </w:r>
      <w:r>
        <w:rPr>
          <w:rFonts w:hint="eastAsia" w:ascii="黑体" w:hAnsi="黑体" w:eastAsia="黑体" w:cs="黑体"/>
        </w:rPr>
        <w:t>微服务框架</w:t>
      </w:r>
      <w:bookmarkEnd w:id="22"/>
    </w:p>
    <w:p>
      <w:pPr>
        <w:rPr>
          <w:rFonts w:hint="eastAsia"/>
        </w:rPr>
      </w:pP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rPr>
      </w:pPr>
      <w:r>
        <w:rPr>
          <w:rFonts w:hint="eastAsia"/>
        </w:rPr>
        <w:t>Go Micro</w:t>
      </w:r>
      <w:r>
        <w:rPr>
          <w:rFonts w:hint="default"/>
        </w:rPr>
        <w:t>是分布式系统开发的框架[4]，提供了分布式系统开发的核心功能，比如服务注册与发现[5]、负载均衡、RPC协议、负载均衡、可插拔接口和支持多种消息编码等功能。</w:t>
      </w:r>
    </w:p>
    <w:p>
      <w:pPr>
        <w:rPr>
          <w:rFonts w:hint="eastAsia"/>
        </w:rPr>
      </w:pP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rPr>
      </w:pPr>
      <w:r>
        <w:rPr>
          <w:rFonts w:hint="eastAsia"/>
        </w:rPr>
        <w:drawing>
          <wp:inline distT="0" distB="0" distL="114300" distR="114300">
            <wp:extent cx="5267960" cy="1136650"/>
            <wp:effectExtent l="0" t="0" r="15240" b="6350"/>
            <wp:docPr id="7" name="图片 7" descr="GoMicro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GoMicro架构"/>
                    <pic:cNvPicPr>
                      <a:picLocks noChangeAspect="1"/>
                    </pic:cNvPicPr>
                  </pic:nvPicPr>
                  <pic:blipFill>
                    <a:blip r:embed="rId8"/>
                    <a:stretch>
                      <a:fillRect/>
                    </a:stretch>
                  </pic:blipFill>
                  <pic:spPr>
                    <a:xfrm>
                      <a:off x="0" y="0"/>
                      <a:ext cx="5267960" cy="113665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default"/>
          <w:sz w:val="21"/>
          <w:szCs w:val="21"/>
        </w:rPr>
      </w:pPr>
      <w:r>
        <w:rPr>
          <w:rFonts w:hint="default"/>
          <w:sz w:val="21"/>
          <w:szCs w:val="21"/>
        </w:rPr>
        <w:t>图2.1 Go Micro架构示意图</w:t>
      </w:r>
    </w:p>
    <w:p>
      <w:pPr>
        <w:pStyle w:val="3"/>
        <w:numPr>
          <w:ilvl w:val="0"/>
          <w:numId w:val="0"/>
        </w:numPr>
        <w:bidi w:val="0"/>
        <w:ind w:leftChars="0"/>
        <w:rPr>
          <w:rFonts w:hint="default" w:ascii="黑体" w:hAnsi="黑体" w:cs="黑体"/>
          <w:sz w:val="24"/>
          <w:szCs w:val="24"/>
        </w:rPr>
      </w:pPr>
      <w:bookmarkStart w:id="23" w:name="_Toc1074931530"/>
      <w:r>
        <w:rPr>
          <w:rFonts w:hint="eastAsia" w:ascii="黑体" w:hAnsi="黑体" w:eastAsia="黑体" w:cs="黑体"/>
          <w:sz w:val="24"/>
          <w:szCs w:val="24"/>
        </w:rPr>
        <w:t>2.3</w:t>
      </w:r>
      <w:r>
        <w:rPr>
          <w:rFonts w:hint="default" w:ascii="黑体" w:hAnsi="黑体" w:cs="黑体"/>
          <w:sz w:val="24"/>
          <w:szCs w:val="24"/>
        </w:rPr>
        <w:t xml:space="preserve"> REDIS</w:t>
      </w:r>
      <w:bookmarkEnd w:id="23"/>
    </w:p>
    <w:p>
      <w:pPr>
        <w:rPr>
          <w:rFonts w:hint="eastAsia"/>
        </w:rPr>
      </w:pP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rPr>
      </w:pPr>
      <w:r>
        <w:rPr>
          <w:rFonts w:hint="default"/>
        </w:rPr>
        <w:t>Redis 是开源的，BSD许可的，内存键值存储系统。Redis有许多中数据结构，比如String，Hash，List，Set，Sorted Set，Bitmap和hyperloglog。在这些类型上执行的操作都是原子操作，比如添加一个String类型，增加Hash中的值，计算交集、并集和差集等。根据使用场景，可以通过每个一段时间转储数据到磁盘中，或者通过写命令到日志实现持久化。Redis还有其他的特性，比如事务、订阅和发布、支持Lua脚本，设键值TTL和LRU回收等。[6]</w:t>
      </w:r>
    </w:p>
    <w:p>
      <w:pPr>
        <w:pStyle w:val="3"/>
        <w:numPr>
          <w:ilvl w:val="0"/>
          <w:numId w:val="0"/>
        </w:numPr>
        <w:bidi w:val="0"/>
        <w:ind w:leftChars="0"/>
        <w:rPr>
          <w:rFonts w:hint="eastAsia" w:ascii="黑体" w:hAnsi="黑体" w:eastAsia="黑体" w:cs="黑体"/>
        </w:rPr>
      </w:pPr>
      <w:bookmarkStart w:id="24" w:name="_Toc1741786146"/>
      <w:r>
        <w:rPr>
          <w:rFonts w:hint="eastAsia" w:ascii="黑体" w:hAnsi="黑体" w:eastAsia="黑体" w:cs="黑体"/>
        </w:rPr>
        <w:t>2.4 本章小结</w:t>
      </w:r>
      <w:bookmarkEnd w:id="24"/>
    </w:p>
    <w:p>
      <w:pPr>
        <w:rPr>
          <w:rFonts w:hint="eastAsia" w:ascii="黑体" w:hAnsi="黑体" w:eastAsia="黑体" w:cs="黑体"/>
        </w:rPr>
      </w:pP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rPr>
      </w:pPr>
      <w:r>
        <w:rPr>
          <w:rFonts w:hint="default"/>
        </w:rPr>
        <w:t>本章主要介绍了项目的背景技术，后端所用的语言技术栈是Go，并且使用了Go生态中的GoMicro框架，用于搭建后端的微服务框架，这个框架集成多种微服务中需要的功能，然后还介绍后端使用的缓存组件Redis，它可以显著地提高后端的处理速度。</w:t>
      </w:r>
    </w:p>
    <w:p>
      <w:pPr>
        <w:rPr>
          <w:rFonts w:hint="eastAsia"/>
        </w:rPr>
      </w:pPr>
    </w:p>
    <w:p>
      <w:pPr>
        <w:pStyle w:val="2"/>
        <w:bidi w:val="0"/>
        <w:jc w:val="center"/>
        <w:rPr>
          <w:rFonts w:hint="eastAsia" w:ascii="黑体" w:hAnsi="黑体" w:eastAsia="黑体" w:cs="黑体"/>
        </w:rPr>
      </w:pPr>
      <w:bookmarkStart w:id="25" w:name="_Toc1850163565"/>
      <w:r>
        <w:rPr>
          <w:rFonts w:hint="eastAsia" w:ascii="黑体" w:hAnsi="黑体" w:eastAsia="黑体" w:cs="黑体"/>
        </w:rPr>
        <w:t>3.系统分析与设计</w:t>
      </w:r>
      <w:bookmarkEnd w:id="25"/>
    </w:p>
    <w:p>
      <w:pPr>
        <w:numPr>
          <w:ilvl w:val="0"/>
          <w:numId w:val="0"/>
        </w:numPr>
        <w:rPr>
          <w:rFonts w:hint="eastAsia"/>
        </w:rPr>
      </w:pPr>
    </w:p>
    <w:p>
      <w:pPr>
        <w:rPr>
          <w:rFonts w:hint="default"/>
        </w:rPr>
      </w:pPr>
    </w:p>
    <w:p>
      <w:pPr>
        <w:pStyle w:val="3"/>
        <w:numPr>
          <w:ilvl w:val="0"/>
          <w:numId w:val="0"/>
        </w:numPr>
        <w:bidi w:val="0"/>
        <w:ind w:leftChars="0"/>
        <w:rPr>
          <w:rFonts w:hint="default" w:ascii="黑体" w:hAnsi="黑体" w:cs="黑体"/>
        </w:rPr>
      </w:pPr>
      <w:bookmarkStart w:id="26" w:name="_Toc135828395"/>
      <w:r>
        <w:rPr>
          <w:rFonts w:hint="eastAsia" w:ascii="黑体" w:hAnsi="黑体" w:eastAsia="黑体" w:cs="黑体"/>
        </w:rPr>
        <w:t>3.</w:t>
      </w:r>
      <w:r>
        <w:rPr>
          <w:rFonts w:hint="default" w:ascii="黑体" w:hAnsi="黑体" w:cs="黑体"/>
        </w:rPr>
        <w:t>1</w:t>
      </w:r>
      <w:r>
        <w:rPr>
          <w:rFonts w:hint="eastAsia" w:ascii="黑体" w:hAnsi="黑体" w:eastAsia="黑体" w:cs="黑体"/>
        </w:rPr>
        <w:t xml:space="preserve"> 系统业务流</w:t>
      </w:r>
      <w:r>
        <w:rPr>
          <w:rFonts w:hint="default" w:ascii="黑体" w:hAnsi="黑体" w:cs="黑体"/>
        </w:rPr>
        <w:t>程分析与后端功能模块划分</w:t>
      </w:r>
      <w:bookmarkEnd w:id="26"/>
    </w:p>
    <w:p>
      <w:pPr>
        <w:rPr>
          <w:rFonts w:hint="default"/>
        </w:rPr>
      </w:pPr>
    </w:p>
    <w:p>
      <w:pPr>
        <w:numPr>
          <w:ilvl w:val="0"/>
          <w:numId w:val="6"/>
        </w:numPr>
        <w:ind w:left="420" w:leftChars="0" w:hanging="420" w:firstLineChars="0"/>
        <w:rPr>
          <w:rFonts w:hint="eastAsia"/>
        </w:rPr>
      </w:pPr>
      <w:r>
        <w:rPr>
          <w:rFonts w:hint="default"/>
        </w:rPr>
        <w:t>系统业务流程分析</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rPr>
      </w:pPr>
      <w:r>
        <w:rPr>
          <w:rFonts w:hint="default"/>
        </w:rPr>
        <w:t>系统只有两个身份：游客和用户，游客只能访问没有受限的功能，如果游客想访问所有功能，那么只能需要注册或登录成为用户，因为前端会进行拦截，并且后端也会进行用户身份校验，无法通过调用接口直接访问资源，游客身份只能简单的浏览，比如文章，评论，用户个人信息的浏览，而用户身份可以对自己文章进行管理，可以分类，可以发布，还可以设置成隐私，不会被其他用户看到，文章可以被其他用户点赞，会实时记录被点赞的数量，文章被访问时会被记录浏览的次数，文章发布出去还可以再次修改发布出去，文章还可以进行分类，有效地管理文章，用户可以修改自己的信息，比如修改头像，昵称等，用户信息会展示用户发表的文章数，获赞数，访问量等信息，用户可以关注其他的用户，然后出现在自己的关注列表内，可以方便快速查找自己关注的用户并跳转到用户的主页，用户可以私信用户，可以与用户实时的聊天，如果用户不在，那么当用户上线，用户可以查看自己未读的消息，也可以查看历史消息，用户可以对文章发表评论，并且可以对评论进行点赞，如果觉得自己评论不恰当，可以删除自己评论，重新发表评论。</w:t>
      </w:r>
    </w:p>
    <w:p>
      <w:pPr>
        <w:numPr>
          <w:ilvl w:val="0"/>
          <w:numId w:val="0"/>
        </w:numPr>
        <w:jc w:val="center"/>
        <w:rPr>
          <w:rFonts w:hint="eastAsia"/>
        </w:rPr>
      </w:pPr>
      <w:r>
        <w:rPr>
          <w:rFonts w:hint="eastAsia"/>
        </w:rPr>
        <w:drawing>
          <wp:inline distT="0" distB="0" distL="114300" distR="114300">
            <wp:extent cx="3387725" cy="2216150"/>
            <wp:effectExtent l="0" t="0" r="15875" b="0"/>
            <wp:docPr id="10" name="图片 10" descr="业务流程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业务流程图 (1)"/>
                    <pic:cNvPicPr>
                      <a:picLocks noChangeAspect="1"/>
                    </pic:cNvPicPr>
                  </pic:nvPicPr>
                  <pic:blipFill>
                    <a:blip r:embed="rId9"/>
                    <a:stretch>
                      <a:fillRect/>
                    </a:stretch>
                  </pic:blipFill>
                  <pic:spPr>
                    <a:xfrm>
                      <a:off x="0" y="0"/>
                      <a:ext cx="3387725" cy="2216150"/>
                    </a:xfrm>
                    <a:prstGeom prst="rect">
                      <a:avLst/>
                    </a:prstGeom>
                  </pic:spPr>
                </pic:pic>
              </a:graphicData>
            </a:graphic>
          </wp:inline>
        </w:drawing>
      </w:r>
    </w:p>
    <w:p>
      <w:pPr>
        <w:numPr>
          <w:ilvl w:val="0"/>
          <w:numId w:val="0"/>
        </w:numPr>
        <w:jc w:val="center"/>
        <w:rPr>
          <w:rFonts w:hint="eastAsia"/>
          <w:sz w:val="21"/>
          <w:szCs w:val="21"/>
        </w:rPr>
      </w:pPr>
      <w:r>
        <w:rPr>
          <w:rFonts w:hint="default"/>
          <w:sz w:val="21"/>
          <w:szCs w:val="21"/>
        </w:rPr>
        <w:t>图3.2 业务流程图</w:t>
      </w:r>
    </w:p>
    <w:p>
      <w:pPr>
        <w:numPr>
          <w:ilvl w:val="0"/>
          <w:numId w:val="6"/>
        </w:numPr>
        <w:ind w:left="420" w:leftChars="0" w:hanging="420" w:firstLineChars="0"/>
        <w:rPr>
          <w:rFonts w:hint="eastAsia"/>
        </w:rPr>
      </w:pPr>
      <w:r>
        <w:rPr>
          <w:rFonts w:hint="default"/>
        </w:rPr>
        <w:t>功能模块划分</w:t>
      </w:r>
    </w:p>
    <w:p>
      <w:pPr>
        <w:numPr>
          <w:ilvl w:val="0"/>
          <w:numId w:val="0"/>
        </w:numPr>
        <w:rPr>
          <w:rFonts w:hint="eastAsia"/>
        </w:rPr>
      </w:pPr>
      <w:r>
        <w:rPr>
          <w:rFonts w:hint="default"/>
        </w:rPr>
        <w:t>根据上述业务流程分析，后端可以划分七个模块：</w:t>
      </w:r>
    </w:p>
    <w:p>
      <w:pPr>
        <w:numPr>
          <w:ilvl w:val="0"/>
          <w:numId w:val="7"/>
        </w:numPr>
        <w:ind w:left="425" w:leftChars="0" w:hanging="425" w:firstLineChars="0"/>
        <w:rPr>
          <w:rFonts w:hint="eastAsia"/>
        </w:rPr>
      </w:pPr>
      <w:r>
        <w:rPr>
          <w:rFonts w:hint="default"/>
        </w:rPr>
        <w:t>用户模块：负责用户登陆、注册、基本信息、关注和取关等功能</w:t>
      </w:r>
    </w:p>
    <w:p>
      <w:pPr>
        <w:numPr>
          <w:ilvl w:val="0"/>
          <w:numId w:val="7"/>
        </w:numPr>
        <w:ind w:left="425" w:leftChars="0" w:hanging="425" w:firstLineChars="0"/>
        <w:rPr>
          <w:rFonts w:hint="eastAsia"/>
        </w:rPr>
      </w:pPr>
      <w:r>
        <w:rPr>
          <w:rFonts w:hint="default"/>
        </w:rPr>
        <w:t>文章模块：负责文章发布、浏览、管理（增删查改）等功能</w:t>
      </w:r>
    </w:p>
    <w:p>
      <w:pPr>
        <w:numPr>
          <w:ilvl w:val="0"/>
          <w:numId w:val="7"/>
        </w:numPr>
        <w:ind w:left="425" w:leftChars="0" w:hanging="425" w:firstLineChars="0"/>
        <w:rPr>
          <w:rFonts w:hint="eastAsia"/>
        </w:rPr>
      </w:pPr>
      <w:r>
        <w:rPr>
          <w:rFonts w:hint="default"/>
        </w:rPr>
        <w:t>评论模块：负责对文章评论，回复评论等功能</w:t>
      </w:r>
    </w:p>
    <w:p>
      <w:pPr>
        <w:numPr>
          <w:ilvl w:val="0"/>
          <w:numId w:val="7"/>
        </w:numPr>
        <w:ind w:left="425" w:leftChars="0" w:hanging="425" w:firstLineChars="0"/>
        <w:rPr>
          <w:rFonts w:hint="eastAsia"/>
        </w:rPr>
      </w:pPr>
      <w:r>
        <w:rPr>
          <w:rFonts w:hint="default"/>
        </w:rPr>
        <w:t>聊天模块：负责发送消息，查看未读消息，浏览历史消息等功能</w:t>
      </w:r>
    </w:p>
    <w:p>
      <w:pPr>
        <w:numPr>
          <w:ilvl w:val="0"/>
          <w:numId w:val="7"/>
        </w:numPr>
        <w:ind w:left="425" w:leftChars="0" w:hanging="425" w:firstLineChars="0"/>
        <w:rPr>
          <w:rFonts w:hint="eastAsia"/>
        </w:rPr>
      </w:pPr>
      <w:r>
        <w:rPr>
          <w:rFonts w:hint="default"/>
        </w:rPr>
        <w:t>点赞模块：负责对文章进行点赞等功能</w:t>
      </w:r>
    </w:p>
    <w:p>
      <w:pPr>
        <w:numPr>
          <w:ilvl w:val="0"/>
          <w:numId w:val="7"/>
        </w:numPr>
        <w:ind w:left="425" w:leftChars="0" w:hanging="425" w:firstLineChars="0"/>
        <w:rPr>
          <w:rFonts w:hint="eastAsia" w:ascii="宋体" w:hAnsi="宋体" w:eastAsia="宋体" w:cs="宋体"/>
          <w:i w:val="0"/>
          <w:caps w:val="0"/>
          <w:color w:val="222222"/>
          <w:spacing w:val="0"/>
          <w:sz w:val="24"/>
          <w:szCs w:val="24"/>
          <w:shd w:val="clear" w:fill="FFFFFF"/>
        </w:rPr>
      </w:pPr>
      <w:r>
        <w:rPr>
          <w:rFonts w:hint="default"/>
        </w:rPr>
        <w:t>文件夹模块：负责对文章进行分类管理</w:t>
      </w:r>
    </w:p>
    <w:p>
      <w:pPr>
        <w:numPr>
          <w:ilvl w:val="0"/>
          <w:numId w:val="7"/>
        </w:numPr>
        <w:ind w:left="425" w:leftChars="0" w:hanging="425" w:firstLineChars="0"/>
        <w:rPr>
          <w:rFonts w:hint="eastAsia" w:ascii="宋体" w:hAnsi="宋体" w:eastAsia="宋体" w:cs="宋体"/>
          <w:i w:val="0"/>
          <w:caps w:val="0"/>
          <w:color w:val="222222"/>
          <w:spacing w:val="0"/>
          <w:sz w:val="24"/>
          <w:szCs w:val="24"/>
          <w:shd w:val="clear" w:fill="FFFFFF"/>
        </w:rPr>
      </w:pPr>
      <w:r>
        <w:rPr>
          <w:rFonts w:hint="default"/>
        </w:rPr>
        <w:t>定时器模块：负责将文章访问量、点赞量等数据同步到数据库中</w:t>
      </w:r>
    </w:p>
    <w:p>
      <w:pPr>
        <w:jc w:val="center"/>
        <w:rPr>
          <w:rFonts w:hint="eastAsia" w:ascii="黑体" w:hAnsi="黑体" w:eastAsia="黑体" w:cs="黑体"/>
          <w:sz w:val="24"/>
          <w:szCs w:val="24"/>
        </w:rPr>
      </w:pPr>
      <w:r>
        <w:rPr>
          <w:rFonts w:hint="eastAsia" w:ascii="黑体" w:hAnsi="黑体" w:eastAsia="黑体" w:cs="黑体"/>
          <w:sz w:val="24"/>
          <w:szCs w:val="24"/>
        </w:rPr>
        <w:drawing>
          <wp:inline distT="0" distB="0" distL="114300" distR="114300">
            <wp:extent cx="3834765" cy="2243455"/>
            <wp:effectExtent l="0" t="0" r="635" b="0"/>
            <wp:docPr id="13" name="图片 13" descr="博客系统业务模块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博客系统业务模块 (1)"/>
                    <pic:cNvPicPr>
                      <a:picLocks noChangeAspect="1"/>
                    </pic:cNvPicPr>
                  </pic:nvPicPr>
                  <pic:blipFill>
                    <a:blip r:embed="rId10"/>
                    <a:stretch>
                      <a:fillRect/>
                    </a:stretch>
                  </pic:blipFill>
                  <pic:spPr>
                    <a:xfrm>
                      <a:off x="0" y="0"/>
                      <a:ext cx="3834765" cy="2243455"/>
                    </a:xfrm>
                    <a:prstGeom prst="rect">
                      <a:avLst/>
                    </a:prstGeom>
                  </pic:spPr>
                </pic:pic>
              </a:graphicData>
            </a:graphic>
          </wp:inline>
        </w:drawing>
      </w:r>
    </w:p>
    <w:p>
      <w:pPr>
        <w:bidi w:val="0"/>
        <w:jc w:val="center"/>
        <w:rPr>
          <w:rFonts w:hint="default"/>
        </w:rPr>
      </w:pPr>
      <w:r>
        <w:rPr>
          <w:rFonts w:hint="default"/>
          <w:sz w:val="21"/>
          <w:szCs w:val="21"/>
        </w:rPr>
        <w:t>图3.3 后端功能模块划分图</w:t>
      </w:r>
    </w:p>
    <w:p>
      <w:pPr>
        <w:pStyle w:val="4"/>
        <w:bidi w:val="0"/>
        <w:rPr>
          <w:rFonts w:hint="eastAsia" w:ascii="黑体" w:hAnsi="黑体" w:eastAsia="黑体" w:cs="黑体"/>
        </w:rPr>
      </w:pPr>
      <w:bookmarkStart w:id="27" w:name="_Toc92718004"/>
      <w:r>
        <w:rPr>
          <w:rFonts w:hint="eastAsia" w:ascii="黑体" w:hAnsi="黑体" w:eastAsia="黑体" w:cs="黑体"/>
        </w:rPr>
        <w:t>3.</w:t>
      </w:r>
      <w:r>
        <w:rPr>
          <w:rFonts w:hint="default" w:ascii="黑体" w:hAnsi="黑体" w:cs="黑体"/>
        </w:rPr>
        <w:t>2</w:t>
      </w:r>
      <w:r>
        <w:rPr>
          <w:rFonts w:hint="eastAsia" w:ascii="黑体" w:hAnsi="黑体" w:eastAsia="黑体" w:cs="黑体"/>
        </w:rPr>
        <w:t xml:space="preserve"> 系统架构设计</w:t>
      </w:r>
      <w:bookmarkEnd w:id="27"/>
    </w:p>
    <w:p>
      <w:pPr>
        <w:rPr>
          <w:rFonts w:hint="default"/>
        </w:rPr>
      </w:pP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default"/>
        </w:rPr>
      </w:pPr>
      <w:r>
        <w:rPr>
          <w:rFonts w:hint="default"/>
        </w:rPr>
        <w:t>系统总体架构采用了前后端分离架构，后端系统采用了微服务架构，如下图3.1所示：</w:t>
      </w:r>
    </w:p>
    <w:p>
      <w:pPr>
        <w:jc w:val="center"/>
        <w:rPr>
          <w:rFonts w:hint="default"/>
        </w:rPr>
      </w:pPr>
      <w:r>
        <w:rPr>
          <w:rFonts w:hint="default"/>
        </w:rPr>
        <w:drawing>
          <wp:inline distT="0" distB="0" distL="114300" distR="114300">
            <wp:extent cx="5281930" cy="6548755"/>
            <wp:effectExtent l="0" t="0" r="0" b="0"/>
            <wp:docPr id="1" name="图片 1" descr="博客系统后台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博客系统后台架构图"/>
                    <pic:cNvPicPr>
                      <a:picLocks noChangeAspect="1"/>
                    </pic:cNvPicPr>
                  </pic:nvPicPr>
                  <pic:blipFill>
                    <a:blip r:embed="rId11"/>
                    <a:stretch>
                      <a:fillRect/>
                    </a:stretch>
                  </pic:blipFill>
                  <pic:spPr>
                    <a:xfrm>
                      <a:off x="0" y="0"/>
                      <a:ext cx="5281930" cy="6548755"/>
                    </a:xfrm>
                    <a:prstGeom prst="rect">
                      <a:avLst/>
                    </a:prstGeom>
                  </pic:spPr>
                </pic:pic>
              </a:graphicData>
            </a:graphic>
          </wp:inline>
        </w:drawing>
      </w:r>
    </w:p>
    <w:p>
      <w:pPr>
        <w:jc w:val="center"/>
        <w:rPr>
          <w:rFonts w:hint="default"/>
          <w:sz w:val="21"/>
          <w:szCs w:val="21"/>
        </w:rPr>
      </w:pPr>
      <w:r>
        <w:rPr>
          <w:rFonts w:hint="default"/>
          <w:sz w:val="21"/>
          <w:szCs w:val="21"/>
        </w:rPr>
        <w:t>图3.1 系统架构图</w:t>
      </w:r>
    </w:p>
    <w:p>
      <w:pPr>
        <w:numPr>
          <w:ilvl w:val="0"/>
          <w:numId w:val="6"/>
        </w:numPr>
        <w:ind w:left="420" w:leftChars="0" w:hanging="420" w:firstLineChars="0"/>
        <w:jc w:val="left"/>
        <w:rPr>
          <w:rFonts w:hint="default"/>
          <w:sz w:val="24"/>
          <w:szCs w:val="24"/>
        </w:rPr>
      </w:pPr>
      <w:r>
        <w:rPr>
          <w:rFonts w:hint="default"/>
          <w:sz w:val="24"/>
          <w:szCs w:val="24"/>
        </w:rPr>
        <w:t>访问层</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default"/>
          <w:sz w:val="21"/>
          <w:szCs w:val="21"/>
        </w:rPr>
      </w:pPr>
      <w:r>
        <w:rPr>
          <w:rFonts w:hint="default"/>
          <w:sz w:val="24"/>
          <w:szCs w:val="24"/>
        </w:rPr>
        <w:t>访问层既是展示在用户面前的Web页面，即HTML，CSS及JavaScript等静态资源。这些静态资源是由Angular打包编译优化生成的，Angular与其他前端框架语言不同，主要使用的是Typescript语言，这个Typescript语言不能直接被浏览器执行，所以Angular需要将ts文件编译优化转化成js文件。[7]Angular打包生成的静态资源，是放在后台服务器中，由Nginx进行托管，用户打开浏览器，输入URL会请求到接口层Nginx上，Nginx就将静态资源文件返回回去，交给浏览器进行解析，前端页面就展示在用户面前，用户点击页面的交互内容，浏览器会发送一系列请求，请求拉取相应资源，这里也是由接口层Nginx进行负责，如果是请求后端服务，Nginx会进行反向代理，将请求的地址修改成后台服务器真正的地址，使用反向代理的原因主要是为了安全，可以有效屏蔽后台服务的地址，避免受到恶意攻击。</w:t>
      </w:r>
    </w:p>
    <w:p>
      <w:pPr>
        <w:numPr>
          <w:ilvl w:val="0"/>
          <w:numId w:val="6"/>
        </w:numPr>
        <w:ind w:left="420" w:leftChars="0" w:hanging="420" w:firstLineChars="0"/>
        <w:rPr>
          <w:rFonts w:hint="default"/>
        </w:rPr>
      </w:pPr>
      <w:r>
        <w:rPr>
          <w:rFonts w:hint="default"/>
        </w:rPr>
        <w:t>接口层</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rPr>
      </w:pPr>
      <w:r>
        <w:rPr>
          <w:rFonts w:hint="default"/>
        </w:rPr>
        <w:t>接口层是外网与后台服务交互的唯一入口，这里主要由Nginx负责，Nginx会暴露主要端口，比如HTTP默认的80和HTTPS默认的443端口，Nginx会根据请求的URI前缀进行匹配处理，比如前端页面/posts前缀，Nginx就会拉去静态资源文件给浏览器进行渲染展示，比如后端服务接口/api前缀，Nginx就会反向代理[8]请求后台服务进行处理，Nginx还设置了对回包响应做gzip压缩，这样可以减少回包大小，减少网络传输时间，由其对静态资源文件的压缩比率达到了50%，用户输入URL到展示页面的速度极大地加快。</w:t>
      </w:r>
    </w:p>
    <w:p>
      <w:pPr>
        <w:numPr>
          <w:ilvl w:val="0"/>
          <w:numId w:val="6"/>
        </w:numPr>
        <w:ind w:left="420" w:leftChars="0" w:hanging="420" w:firstLineChars="0"/>
        <w:rPr>
          <w:rFonts w:hint="eastAsia" w:ascii="宋体" w:hAnsi="宋体" w:eastAsia="宋体" w:cs="宋体"/>
          <w:color w:val="000000" w:themeColor="text1"/>
          <w:sz w:val="24"/>
          <w:szCs w:val="24"/>
          <w:shd w:val="clear" w:color="auto" w:fill="auto"/>
          <w14:textFill>
            <w14:solidFill>
              <w14:schemeClr w14:val="tx1"/>
            </w14:solidFill>
          </w14:textFill>
        </w:rPr>
      </w:pPr>
      <w:r>
        <w:rPr>
          <w:rFonts w:hint="default" w:cs="宋体"/>
          <w:color w:val="000000" w:themeColor="text1"/>
          <w:sz w:val="24"/>
          <w:szCs w:val="24"/>
          <w:shd w:val="clear" w:color="auto" w:fill="auto"/>
          <w14:textFill>
            <w14:solidFill>
              <w14:schemeClr w14:val="tx1"/>
            </w14:solidFill>
          </w14:textFill>
        </w:rPr>
        <w:t>服务层</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default" w:cs="宋体"/>
          <w:color w:val="000000" w:themeColor="text1"/>
          <w:sz w:val="24"/>
          <w:szCs w:val="24"/>
          <w:shd w:val="clear" w:color="auto" w:fill="auto"/>
          <w14:textFill>
            <w14:solidFill>
              <w14:schemeClr w14:val="tx1"/>
            </w14:solidFill>
          </w14:textFill>
        </w:rPr>
      </w:pPr>
      <w:r>
        <w:rPr>
          <w:rFonts w:hint="default" w:cs="宋体"/>
          <w:color w:val="000000" w:themeColor="text1"/>
          <w:sz w:val="24"/>
          <w:szCs w:val="24"/>
          <w:shd w:val="clear" w:color="auto" w:fill="auto"/>
          <w14:textFill>
            <w14:solidFill>
              <w14:schemeClr w14:val="tx1"/>
            </w14:solidFill>
          </w14:textFill>
        </w:rPr>
        <w:t>服务层是后台服务对外提供功能的集合，后台采用了先进的架构思想，即微服务架构，微服务是一种开发软件的架构和组织方法，其中软件由通过明确定义的API进行通信的小型独立服务组成。实现微服务最重要的就是解决通信问题，这里后台使用了RPC协议，每个服务定义了一个结构体和一系列方法（Go语言没有类），通过RPC协议就可以轻松的用“结构体名.方法名”格式调用指定的服务的指定方法，但是使用协议前提是需要知道服务地址，虽然可以在调用RPC协议的时候指定地址，但是当服务数量众多，服务地址变更等因素，这里调用协议的地址需要不停地更改，降低了灵活性，违背了微服务架构的思想，所以这里使用了Etcd作为服务中心，它是分布式可靠键值存储，使用Raft算法保证高可用性，而且Etcd可以进行服务发现与注册，探活，统一下发配置等功能。这里每个服务会去Etcd上报自己的服务名，ip和port等关键信息，Etcd会维护这张表，这样服务调用其他的服务的时候，只要需要向Etcd拉取最新的表，就可以知道调用服务的地址，提高了灵活性，既是服务地址变更，Etcd也会及时更新表的数据，确保服务可用，Etcd会为每个服务维护一个表，这样服务可以快速拓展，发展成集群，然后由调用方自实现负载均衡，调用集群内的服务。</w:t>
      </w:r>
    </w:p>
    <w:p>
      <w:pPr>
        <w:keepNext w:val="0"/>
        <w:keepLines w:val="0"/>
        <w:pageBreakBefore w:val="0"/>
        <w:widowControl/>
        <w:numPr>
          <w:ilvl w:val="0"/>
          <w:numId w:val="6"/>
        </w:numPr>
        <w:kinsoku/>
        <w:wordWrap/>
        <w:overflowPunct/>
        <w:topLinePunct w:val="0"/>
        <w:autoSpaceDE/>
        <w:autoSpaceDN/>
        <w:bidi w:val="0"/>
        <w:adjustRightInd/>
        <w:snapToGrid/>
        <w:spacing w:line="240" w:lineRule="auto"/>
        <w:ind w:left="420" w:leftChars="0" w:right="0" w:rightChars="0" w:hanging="420" w:firstLineChars="0"/>
        <w:jc w:val="left"/>
        <w:textAlignment w:val="auto"/>
        <w:outlineLvl w:val="9"/>
        <w:rPr>
          <w:rFonts w:hint="eastAsia" w:cs="宋体"/>
          <w:color w:val="000000" w:themeColor="text1"/>
          <w:sz w:val="24"/>
          <w:szCs w:val="24"/>
          <w:shd w:val="clear" w:color="auto" w:fill="auto"/>
          <w14:textFill>
            <w14:solidFill>
              <w14:schemeClr w14:val="tx1"/>
            </w14:solidFill>
          </w14:textFill>
        </w:rPr>
      </w:pPr>
      <w:r>
        <w:rPr>
          <w:rFonts w:hint="default" w:cs="宋体"/>
          <w:color w:val="000000" w:themeColor="text1"/>
          <w:sz w:val="24"/>
          <w:szCs w:val="24"/>
          <w:shd w:val="clear" w:color="auto" w:fill="auto"/>
          <w14:textFill>
            <w14:solidFill>
              <w14:schemeClr w14:val="tx1"/>
            </w14:solidFill>
          </w14:textFill>
        </w:rPr>
        <w:t>存储层</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default" w:cs="宋体"/>
          <w:color w:val="000000" w:themeColor="text1"/>
          <w:sz w:val="24"/>
          <w:szCs w:val="24"/>
          <w:shd w:val="clear" w:color="auto" w:fill="auto"/>
          <w14:textFill>
            <w14:solidFill>
              <w14:schemeClr w14:val="tx1"/>
            </w14:solidFill>
          </w14:textFill>
        </w:rPr>
      </w:pPr>
      <w:r>
        <w:rPr>
          <w:rFonts w:hint="default" w:cs="宋体"/>
          <w:color w:val="000000" w:themeColor="text1"/>
          <w:sz w:val="24"/>
          <w:szCs w:val="24"/>
          <w:shd w:val="clear" w:color="auto" w:fill="auto"/>
          <w14:textFill>
            <w14:solidFill>
              <w14:schemeClr w14:val="tx1"/>
            </w14:solidFill>
          </w14:textFill>
        </w:rPr>
        <w:t>存储层是存储相关数据并可对数据进行操作的集合。存储层主要由两个组件构成一个是Redis和MySQL，这里使用Redis内存数据库，它有丰富的数据结构，可以满足很多需求，并且它对数据操作非常快，因为都是在内存上操作，但是内存相对磁盘的大小来说非常的小，并不能把所有数据都放入内存中去，所以只能将热点数据才放入Redis中，并配上过期时间，这样不仅可以提高数据的处理速度，而且可以避免占满内存，Redis还可以削峰，比如点赞这个频繁的操作，可以在Redis中先对数据进行操作，有效避免MySQL建立连接过多，导致服务不可用，然后为了避免数据的不一致，专门有一个定时器服务，会将Redis缓存中的数据同步到MySQL中，保证数据的一致性。</w:t>
      </w:r>
    </w:p>
    <w:p>
      <w:pPr>
        <w:pStyle w:val="3"/>
        <w:numPr>
          <w:ilvl w:val="0"/>
          <w:numId w:val="0"/>
        </w:numPr>
        <w:bidi w:val="0"/>
        <w:ind w:leftChars="0"/>
        <w:rPr>
          <w:rFonts w:hint="eastAsia" w:ascii="黑体" w:hAnsi="黑体" w:eastAsia="黑体" w:cs="黑体"/>
          <w:color w:val="000000" w:themeColor="text1"/>
          <w:sz w:val="24"/>
          <w:szCs w:val="24"/>
          <w:shd w:val="clear" w:color="auto" w:fill="auto"/>
          <w14:textFill>
            <w14:solidFill>
              <w14:schemeClr w14:val="tx1"/>
            </w14:solidFill>
          </w14:textFill>
        </w:rPr>
      </w:pPr>
      <w:bookmarkStart w:id="28" w:name="_Toc1385849153"/>
      <w:r>
        <w:rPr>
          <w:rFonts w:hint="eastAsia" w:ascii="黑体" w:hAnsi="黑体" w:eastAsia="黑体" w:cs="黑体"/>
          <w:color w:val="000000" w:themeColor="text1"/>
          <w:sz w:val="24"/>
          <w:szCs w:val="24"/>
          <w:shd w:val="clear" w:color="auto" w:fill="auto"/>
          <w14:textFill>
            <w14:solidFill>
              <w14:schemeClr w14:val="tx1"/>
            </w14:solidFill>
          </w14:textFill>
        </w:rPr>
        <w:t>3.</w:t>
      </w:r>
      <w:r>
        <w:rPr>
          <w:rFonts w:hint="default" w:ascii="黑体" w:hAnsi="黑体" w:cs="黑体"/>
          <w:color w:val="000000" w:themeColor="text1"/>
          <w:sz w:val="24"/>
          <w:szCs w:val="24"/>
          <w:shd w:val="clear" w:color="auto" w:fill="auto"/>
          <w14:textFill>
            <w14:solidFill>
              <w14:schemeClr w14:val="tx1"/>
            </w14:solidFill>
          </w14:textFill>
        </w:rPr>
        <w:t>3</w:t>
      </w:r>
      <w:r>
        <w:rPr>
          <w:rFonts w:hint="eastAsia" w:ascii="黑体" w:hAnsi="黑体" w:eastAsia="黑体" w:cs="黑体"/>
          <w:color w:val="000000" w:themeColor="text1"/>
          <w:sz w:val="24"/>
          <w:szCs w:val="24"/>
          <w:shd w:val="clear" w:color="auto" w:fill="auto"/>
          <w14:textFill>
            <w14:solidFill>
              <w14:schemeClr w14:val="tx1"/>
            </w14:solidFill>
          </w14:textFill>
        </w:rPr>
        <w:t xml:space="preserve"> 系统架构</w:t>
      </w:r>
      <w:r>
        <w:rPr>
          <w:rFonts w:hint="default" w:ascii="黑体" w:hAnsi="黑体" w:cs="黑体"/>
          <w:color w:val="000000" w:themeColor="text1"/>
          <w:sz w:val="24"/>
          <w:szCs w:val="24"/>
          <w:shd w:val="clear" w:color="auto" w:fill="auto"/>
          <w14:textFill>
            <w14:solidFill>
              <w14:schemeClr w14:val="tx1"/>
            </w14:solidFill>
          </w14:textFill>
        </w:rPr>
        <w:t>具体</w:t>
      </w:r>
      <w:r>
        <w:rPr>
          <w:rFonts w:hint="eastAsia" w:ascii="黑体" w:hAnsi="黑体" w:eastAsia="黑体" w:cs="黑体"/>
          <w:color w:val="000000" w:themeColor="text1"/>
          <w:sz w:val="24"/>
          <w:szCs w:val="24"/>
          <w:shd w:val="clear" w:color="auto" w:fill="auto"/>
          <w14:textFill>
            <w14:solidFill>
              <w14:schemeClr w14:val="tx1"/>
            </w14:solidFill>
          </w14:textFill>
        </w:rPr>
        <w:t>实现</w:t>
      </w:r>
      <w:bookmarkEnd w:id="28"/>
    </w:p>
    <w:p>
      <w:pPr>
        <w:rPr>
          <w:rFonts w:hint="eastAsia"/>
        </w:rPr>
      </w:pPr>
    </w:p>
    <w:p>
      <w:pPr>
        <w:pStyle w:val="4"/>
        <w:bidi w:val="0"/>
        <w:rPr>
          <w:rFonts w:hint="default" w:cs="宋体"/>
          <w:color w:val="000000" w:themeColor="text1"/>
          <w:sz w:val="24"/>
          <w:szCs w:val="24"/>
          <w:shd w:val="clear" w:color="auto" w:fill="auto"/>
          <w14:textFill>
            <w14:solidFill>
              <w14:schemeClr w14:val="tx1"/>
            </w14:solidFill>
          </w14:textFill>
        </w:rPr>
      </w:pPr>
      <w:bookmarkStart w:id="29" w:name="_Toc359079109"/>
      <w:r>
        <w:rPr>
          <w:rFonts w:hint="default" w:cs="宋体"/>
          <w:color w:val="000000" w:themeColor="text1"/>
          <w:sz w:val="24"/>
          <w:szCs w:val="24"/>
          <w:shd w:val="clear" w:color="auto" w:fill="auto"/>
          <w14:textFill>
            <w14:solidFill>
              <w14:schemeClr w14:val="tx1"/>
            </w14:solidFill>
          </w14:textFill>
        </w:rPr>
        <w:t>3.3.1 Ningx配置</w:t>
      </w:r>
      <w:bookmarkEnd w:id="29"/>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default"/>
        </w:rPr>
      </w:pPr>
      <w:r>
        <w:rPr>
          <w:rFonts w:hint="default"/>
        </w:rPr>
        <w:t>Nginx是一个轻量级的高性能的网络服务器，也可以用做反向代理、负载均衡器和HTTP缓存，它是一个开箱即用的工具，只需要修改nginx.conf配置文件就可以轻松配置。[9]</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rPr>
      </w:pPr>
      <w:r>
        <w:rPr>
          <w:rFonts w:hint="default"/>
        </w:rPr>
        <w:t>nginx.conf</w:t>
      </w:r>
    </w:p>
    <w:p>
      <w:pPr>
        <w:numPr>
          <w:ilvl w:val="0"/>
          <w:numId w:val="0"/>
        </w:numPr>
        <w:ind w:leftChars="0"/>
        <w:rPr>
          <w:rFonts w:hint="default"/>
        </w:rPr>
      </w:pPr>
      <w:r>
        <w:rPr>
          <w:rFonts w:hint="default"/>
        </w:rPr>
        <w:t>#设定http服务器</w:t>
      </w:r>
    </w:p>
    <w:p>
      <w:pPr>
        <w:bidi w:val="0"/>
        <w:rPr>
          <w:rFonts w:hint="default"/>
        </w:rPr>
      </w:pPr>
      <w:r>
        <w:rPr>
          <w:rFonts w:hint="default"/>
        </w:rPr>
        <w:t>http {</w:t>
      </w:r>
    </w:p>
    <w:p>
      <w:pPr>
        <w:bidi w:val="0"/>
        <w:ind w:firstLine="420" w:firstLineChars="0"/>
        <w:rPr>
          <w:rFonts w:hint="default"/>
        </w:rPr>
      </w:pPr>
      <w:r>
        <w:rPr>
          <w:rFonts w:hint="default"/>
        </w:rPr>
        <w:t>...</w:t>
      </w:r>
    </w:p>
    <w:p>
      <w:pPr>
        <w:bidi w:val="0"/>
        <w:ind w:firstLine="420" w:firstLineChars="0"/>
      </w:pPr>
      <w:r>
        <w:rPr>
          <w:rFonts w:hint="default"/>
          <w:lang w:eastAsia="zh-CN"/>
        </w:rPr>
        <w:t>s</w:t>
      </w:r>
      <w:r>
        <w:rPr>
          <w:rFonts w:hint="default"/>
          <w:lang w:val="en-US" w:eastAsia="zh-CN"/>
        </w:rPr>
        <w:t>erver{</w:t>
      </w:r>
    </w:p>
    <w:p>
      <w:pPr>
        <w:bidi w:val="0"/>
        <w:ind w:left="420" w:leftChars="0" w:firstLine="420" w:firstLineChars="0"/>
      </w:pPr>
      <w:r>
        <w:rPr>
          <w:rFonts w:hint="default"/>
          <w:lang w:val="en-US" w:eastAsia="zh-CN"/>
        </w:rPr>
        <w:t>listen 80;</w:t>
      </w:r>
      <w:r>
        <w:rPr>
          <w:rFonts w:hint="default"/>
          <w:lang w:eastAsia="zh-CN"/>
        </w:rPr>
        <w:t xml:space="preserve"> #监听80端口</w:t>
      </w:r>
    </w:p>
    <w:p>
      <w:pPr>
        <w:bidi w:val="0"/>
        <w:ind w:left="420" w:leftChars="0" w:firstLine="420" w:firstLineChars="0"/>
      </w:pPr>
      <w:r>
        <w:rPr>
          <w:rFonts w:hint="default"/>
          <w:lang w:val="en-US" w:eastAsia="zh-CN"/>
        </w:rPr>
        <w:t>root /proj/test/dist/;</w:t>
      </w:r>
      <w:r>
        <w:rPr>
          <w:rFonts w:hint="default"/>
          <w:lang w:eastAsia="zh-CN"/>
        </w:rPr>
        <w:t xml:space="preserve"> #设置根目录</w:t>
      </w:r>
    </w:p>
    <w:p>
      <w:pPr>
        <w:bidi w:val="0"/>
        <w:ind w:left="420" w:leftChars="0" w:firstLine="420" w:firstLineChars="0"/>
      </w:pPr>
      <w:r>
        <w:rPr>
          <w:rFonts w:hint="default"/>
          <w:lang w:val="en-US" w:eastAsia="zh-CN"/>
        </w:rPr>
        <w:t>location /api {</w:t>
      </w:r>
      <w:r>
        <w:rPr>
          <w:rFonts w:hint="default"/>
          <w:lang w:eastAsia="zh-CN"/>
        </w:rPr>
        <w:t xml:space="preserve"> # 匹配url的前缀为/api时，进入这个分支处理</w:t>
      </w:r>
    </w:p>
    <w:p>
      <w:pPr>
        <w:bidi w:val="0"/>
        <w:ind w:left="840" w:leftChars="0" w:firstLine="420" w:firstLineChars="0"/>
      </w:pPr>
      <w:r>
        <w:rPr>
          <w:rFonts w:hint="default"/>
          <w:lang w:val="en-US" w:eastAsia="zh-CN"/>
        </w:rPr>
        <w:t xml:space="preserve">proxy_pass </w:t>
      </w:r>
      <w:r>
        <w:rPr>
          <w:rFonts w:hint="default"/>
          <w:lang w:val="en-US" w:eastAsia="zh-CN"/>
        </w:rPr>
        <w:fldChar w:fldCharType="begin"/>
      </w:r>
      <w:r>
        <w:rPr>
          <w:rFonts w:hint="default"/>
          <w:lang w:val="en-US" w:eastAsia="zh-CN"/>
        </w:rPr>
        <w:instrText xml:space="preserve"> HYPERLINK "http://127.0.0.1:8084;" </w:instrText>
      </w:r>
      <w:r>
        <w:rPr>
          <w:rFonts w:hint="default"/>
          <w:lang w:val="en-US" w:eastAsia="zh-CN"/>
        </w:rPr>
        <w:fldChar w:fldCharType="separate"/>
      </w:r>
      <w:r>
        <w:rPr>
          <w:rStyle w:val="44"/>
          <w:rFonts w:hint="default"/>
          <w:lang w:val="en-US" w:eastAsia="zh-CN"/>
        </w:rPr>
        <w:t>http://127.0.0.1:8084;</w:t>
      </w:r>
      <w:r>
        <w:rPr>
          <w:rFonts w:hint="default"/>
          <w:lang w:val="en-US" w:eastAsia="zh-CN"/>
        </w:rPr>
        <w:fldChar w:fldCharType="end"/>
      </w:r>
      <w:r>
        <w:rPr>
          <w:rFonts w:hint="default"/>
          <w:lang w:eastAsia="zh-CN"/>
        </w:rPr>
        <w:t xml:space="preserve"> #反向代理，将请求地址修改</w:t>
      </w:r>
    </w:p>
    <w:p>
      <w:pPr>
        <w:bidi w:val="0"/>
        <w:ind w:left="420" w:leftChars="0" w:firstLine="420" w:firstLineChars="0"/>
      </w:pPr>
      <w:r>
        <w:rPr>
          <w:rFonts w:hint="default"/>
          <w:lang w:val="en-US" w:eastAsia="zh-CN"/>
        </w:rPr>
        <w:t>}</w:t>
      </w:r>
    </w:p>
    <w:p>
      <w:pPr>
        <w:bidi w:val="0"/>
        <w:ind w:left="420" w:leftChars="0" w:firstLine="420" w:firstLineChars="0"/>
        <w:rPr>
          <w:rFonts w:hint="default"/>
          <w:lang w:val="en-US" w:eastAsia="zh-CN"/>
        </w:rPr>
      </w:pPr>
      <w:r>
        <w:rPr>
          <w:rFonts w:hint="default"/>
          <w:lang w:val="en-US" w:eastAsia="zh-CN"/>
        </w:rPr>
        <w:t>location /md {</w:t>
      </w:r>
      <w:r>
        <w:rPr>
          <w:rFonts w:hint="default"/>
          <w:lang w:eastAsia="zh-CN"/>
        </w:rPr>
        <w:t xml:space="preserve"> # 匹配url的前缀为/md时，进入这个分支处理</w:t>
      </w:r>
    </w:p>
    <w:p>
      <w:pPr>
        <w:bidi w:val="0"/>
        <w:ind w:left="840" w:leftChars="0" w:firstLine="420" w:firstLineChars="0"/>
      </w:pPr>
      <w:r>
        <w:rPr>
          <w:rFonts w:hint="default"/>
          <w:lang w:val="en-US" w:eastAsia="zh-CN"/>
        </w:rPr>
        <w:t>alias /proj/NiceFish-Go/BlogServer/file/image/;</w:t>
      </w:r>
      <w:r>
        <w:rPr>
          <w:rFonts w:hint="default"/>
          <w:lang w:eastAsia="zh-CN"/>
        </w:rPr>
        <w:t xml:space="preserve"> # 使用alias路径替换url前缀，一般用于拉取图片等文件资源</w:t>
      </w:r>
    </w:p>
    <w:p>
      <w:pPr>
        <w:bidi w:val="0"/>
      </w:pPr>
      <w:r>
        <w:rPr>
          <w:rFonts w:hint="default"/>
          <w:lang w:val="en-US" w:eastAsia="zh-CN"/>
        </w:rPr>
        <w:t xml:space="preserve">  </w:t>
      </w:r>
      <w:r>
        <w:rPr>
          <w:rFonts w:hint="default"/>
          <w:lang w:eastAsia="zh-CN"/>
        </w:rPr>
        <w:tab/>
      </w:r>
      <w:r>
        <w:rPr>
          <w:rFonts w:hint="default"/>
          <w:lang w:eastAsia="zh-CN"/>
        </w:rPr>
        <w:tab/>
      </w:r>
      <w:r>
        <w:rPr>
          <w:rFonts w:hint="default"/>
          <w:lang w:val="en-US" w:eastAsia="zh-CN"/>
        </w:rPr>
        <w:t>}</w:t>
      </w:r>
    </w:p>
    <w:p>
      <w:pPr>
        <w:bidi w:val="0"/>
        <w:ind w:left="420" w:leftChars="0" w:firstLine="420" w:firstLineChars="0"/>
        <w:rPr>
          <w:rFonts w:hint="default"/>
          <w:lang w:val="en-US" w:eastAsia="zh-CN"/>
        </w:rPr>
      </w:pPr>
      <w:r>
        <w:rPr>
          <w:rFonts w:hint="default"/>
          <w:lang w:val="en-US" w:eastAsia="zh-CN"/>
        </w:rPr>
        <w:t>location / {</w:t>
      </w:r>
      <w:r>
        <w:rPr>
          <w:rFonts w:hint="default"/>
          <w:lang w:eastAsia="zh-CN"/>
        </w:rPr>
        <w:t xml:space="preserve"> # 上述前缀都没有匹配到，则进入到该分支，这个分支主要用于解析前端静态资源文件</w:t>
      </w:r>
    </w:p>
    <w:p>
      <w:pPr>
        <w:bidi w:val="0"/>
        <w:ind w:left="840" w:leftChars="0" w:firstLine="420" w:firstLineChars="0"/>
        <w:rPr>
          <w:rFonts w:hint="default"/>
          <w:lang w:val="en-US" w:eastAsia="zh-CN"/>
        </w:rPr>
      </w:pPr>
      <w:r>
        <w:rPr>
          <w:rFonts w:hint="default"/>
          <w:lang w:val="en-US" w:eastAsia="zh-CN"/>
        </w:rPr>
        <w:t>index  index.html ;</w:t>
      </w:r>
    </w:p>
    <w:p>
      <w:pPr>
        <w:bidi w:val="0"/>
        <w:ind w:left="840" w:leftChars="0" w:firstLine="420" w:firstLineChars="0"/>
      </w:pPr>
      <w:r>
        <w:rPr>
          <w:rFonts w:hint="default"/>
          <w:lang w:val="en-US" w:eastAsia="zh-CN"/>
        </w:rPr>
        <w:t>try_files $uri $uri/ /index.html;</w:t>
      </w:r>
      <w:r>
        <w:rPr>
          <w:rFonts w:hint="default"/>
          <w:lang w:eastAsia="zh-CN"/>
        </w:rPr>
        <w:t xml:space="preserve"> # 重定向url，将静态资源文件进行解析并响应</w:t>
      </w:r>
    </w:p>
    <w:p>
      <w:pPr>
        <w:bidi w:val="0"/>
      </w:pPr>
      <w:r>
        <w:rPr>
          <w:rFonts w:hint="default"/>
          <w:lang w:val="en-US" w:eastAsia="zh-CN"/>
        </w:rPr>
        <w:t> </w:t>
      </w:r>
      <w:r>
        <w:rPr>
          <w:rFonts w:hint="default"/>
          <w:lang w:eastAsia="zh-CN"/>
        </w:rPr>
        <w:tab/>
      </w:r>
      <w:r>
        <w:rPr>
          <w:rFonts w:hint="default"/>
          <w:lang w:eastAsia="zh-CN"/>
        </w:rPr>
        <w:tab/>
      </w:r>
      <w:r>
        <w:rPr>
          <w:rFonts w:hint="default"/>
          <w:lang w:val="en-US" w:eastAsia="zh-CN"/>
        </w:rPr>
        <w:t>}</w:t>
      </w:r>
    </w:p>
    <w:p>
      <w:pPr>
        <w:bidi w:val="0"/>
      </w:pPr>
      <w:r>
        <w:rPr>
          <w:rFonts w:hint="default"/>
          <w:lang w:val="en-US" w:eastAsia="zh-CN"/>
        </w:rPr>
        <w:t>  }</w:t>
      </w:r>
    </w:p>
    <w:p>
      <w:pPr>
        <w:bidi w:val="0"/>
        <w:ind w:firstLine="420" w:firstLineChars="0"/>
        <w:rPr>
          <w:rFonts w:hint="default"/>
        </w:rPr>
      </w:pPr>
      <w:r>
        <w:rPr>
          <w:rFonts w:hint="default"/>
        </w:rPr>
        <w:t>...</w:t>
      </w:r>
    </w:p>
    <w:p>
      <w:pPr>
        <w:bidi w:val="0"/>
        <w:rPr>
          <w:rFonts w:hint="default"/>
        </w:rPr>
      </w:pPr>
      <w:r>
        <w:rPr>
          <w:rFonts w:hint="default"/>
        </w:rPr>
        <w:t>}</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default"/>
        </w:rPr>
      </w:pPr>
      <w:r>
        <w:rPr>
          <w:rFonts w:hint="default"/>
        </w:rPr>
        <w:t>以上配置，主要讲述了Nginx监听80端口，并对url前缀进行匹配，匹配到的前缀可以设置反向代理，也可以设置成拉取文件资源，还可以对前端静态资源解析获取。</w:t>
      </w:r>
    </w:p>
    <w:p>
      <w:pPr>
        <w:pStyle w:val="4"/>
        <w:bidi w:val="0"/>
        <w:rPr>
          <w:rFonts w:hint="default"/>
        </w:rPr>
      </w:pPr>
      <w:bookmarkStart w:id="30" w:name="_Toc613536893"/>
      <w:r>
        <w:rPr>
          <w:rFonts w:hint="default"/>
        </w:rPr>
        <w:t>3.3.2 前端与后端通信</w:t>
      </w:r>
      <w:bookmarkEnd w:id="30"/>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default"/>
        </w:rPr>
      </w:pPr>
      <w:r>
        <w:rPr>
          <w:rFonts w:hint="default"/>
        </w:rPr>
        <w:t>前后端交互是通过HTTP协议[10]进行交互，使用JSON传输数据，后端首先需要监听某个端口，然后绑定URL前缀和处理函数，这样当HTTP请求过来的时候，匹配URL前缀，回调处理函数，而前端则需要构造HTTP请求包发送请求到后端。</w:t>
      </w:r>
    </w:p>
    <w:p>
      <w:pPr>
        <w:keepNext w:val="0"/>
        <w:keepLines w:val="0"/>
        <w:pageBreakBefore w:val="0"/>
        <w:widowControl/>
        <w:numPr>
          <w:ilvl w:val="0"/>
          <w:numId w:val="6"/>
        </w:numPr>
        <w:kinsoku/>
        <w:wordWrap/>
        <w:overflowPunct/>
        <w:topLinePunct w:val="0"/>
        <w:autoSpaceDE/>
        <w:autoSpaceDN/>
        <w:bidi w:val="0"/>
        <w:adjustRightInd/>
        <w:snapToGrid/>
        <w:spacing w:line="240" w:lineRule="auto"/>
        <w:ind w:left="420" w:leftChars="0" w:right="0" w:rightChars="0" w:hanging="420" w:firstLineChars="0"/>
        <w:jc w:val="left"/>
        <w:textAlignment w:val="auto"/>
        <w:outlineLvl w:val="9"/>
        <w:rPr>
          <w:rFonts w:hint="default"/>
        </w:rPr>
      </w:pPr>
      <w:r>
        <w:rPr>
          <w:rFonts w:hint="default"/>
        </w:rPr>
        <w:t>后端具体实现</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rPr>
      </w:pPr>
      <w:r>
        <w:rPr>
          <w:rFonts w:hint="default"/>
        </w:rPr>
        <w: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rPr>
      </w:pPr>
      <w:r>
        <w:rPr>
          <w:rFonts w:hint="default"/>
        </w:rPr>
        <w:t>r.HandleFunc("/user_register"，middlware.MiddleWareFunc(handle.HandleRequest, handle.HandleHeader, handle.HandleBody, user.RegisterValid)).Methods(http.MethodPost, http.MethodOptions)  // 用户注册API，匹配到/user_register前缀，则进入右边注册的一些系列处理函数，比如用户鉴权，Header跨域处理等，并且只对外暴露Post和Options请求，其他方法请求无效。[11]</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rPr>
      </w:pPr>
      <w:r>
        <w:rPr>
          <w:rFonts w:hint="default"/>
        </w:rPr>
        <w: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rPr>
      </w:pPr>
      <w:r>
        <w:rPr>
          <w:rFonts w:hint="default"/>
        </w:rPr>
        <w:t>// 启动一个HTTP服务器，并监听8084端口，设置了一些读写超时时间，避免请求长时间阻塞消耗系统资源。</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rPr>
      </w:pPr>
      <w:r>
        <w:rPr>
          <w:rFonts w:hint="default"/>
        </w:rPr>
        <w:t>server := &amp;http.Server{</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firstLine="420" w:firstLineChars="0"/>
        <w:jc w:val="left"/>
        <w:textAlignment w:val="auto"/>
        <w:outlineLvl w:val="9"/>
        <w:rPr>
          <w:rFonts w:hint="default"/>
        </w:rPr>
      </w:pPr>
      <w:r>
        <w:rPr>
          <w:rFonts w:hint="default"/>
        </w:rPr>
        <w:t>Addr: "127.0.0.1:8084"</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firstLine="420" w:firstLineChars="0"/>
        <w:jc w:val="left"/>
        <w:textAlignment w:val="auto"/>
        <w:outlineLvl w:val="9"/>
        <w:rPr>
          <w:rFonts w:hint="default"/>
        </w:rPr>
      </w:pPr>
      <w:r>
        <w:rPr>
          <w:rFonts w:hint="default"/>
        </w:rPr>
        <w:t>Handler: newmux(),</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firstLine="420" w:firstLineChars="0"/>
        <w:jc w:val="left"/>
        <w:textAlignment w:val="auto"/>
        <w:outlineLvl w:val="9"/>
        <w:rPr>
          <w:rFonts w:hint="default"/>
        </w:rPr>
      </w:pPr>
      <w:r>
        <w:rPr>
          <w:rFonts w:hint="default"/>
        </w:rPr>
        <w:t>ReadTimeout: 30 * time.Second,</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firstLine="420" w:firstLineChars="0"/>
        <w:jc w:val="left"/>
        <w:textAlignment w:val="auto"/>
        <w:outlineLvl w:val="9"/>
        <w:rPr>
          <w:rFonts w:hint="default"/>
        </w:rPr>
      </w:pPr>
      <w:r>
        <w:rPr>
          <w:rFonts w:hint="default"/>
        </w:rPr>
        <w:t>WriteTimeout: 30 * time.Second,</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firstLine="420" w:firstLineChars="0"/>
        <w:jc w:val="left"/>
        <w:textAlignment w:val="auto"/>
        <w:outlineLvl w:val="9"/>
        <w:rPr>
          <w:rFonts w:hint="default"/>
        </w:rPr>
      </w:pPr>
      <w:r>
        <w:rPr>
          <w:rFonts w:hint="default"/>
        </w:rPr>
        <w:t>IdleTimeout: 20 * time.Minute,</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rPr>
      </w:pPr>
      <w:r>
        <w:rPr>
          <w:rFonts w:hint="default"/>
        </w:rPr>
        <w: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rPr>
      </w:pPr>
      <w:r>
        <w:rPr>
          <w:rFonts w:hint="default"/>
        </w:rPr>
        <w:t>server.ListenAndServer();</w:t>
      </w:r>
    </w:p>
    <w:p>
      <w:pPr>
        <w:keepNext w:val="0"/>
        <w:keepLines w:val="0"/>
        <w:pageBreakBefore w:val="0"/>
        <w:widowControl/>
        <w:numPr>
          <w:ilvl w:val="0"/>
          <w:numId w:val="6"/>
        </w:numPr>
        <w:kinsoku/>
        <w:wordWrap/>
        <w:overflowPunct/>
        <w:topLinePunct w:val="0"/>
        <w:autoSpaceDE/>
        <w:autoSpaceDN/>
        <w:bidi w:val="0"/>
        <w:adjustRightInd/>
        <w:snapToGrid/>
        <w:spacing w:line="240" w:lineRule="auto"/>
        <w:ind w:left="420" w:leftChars="0" w:right="0" w:rightChars="0" w:hanging="420" w:firstLineChars="0"/>
        <w:jc w:val="left"/>
        <w:textAlignment w:val="auto"/>
        <w:outlineLvl w:val="9"/>
        <w:rPr>
          <w:rFonts w:hint="default"/>
        </w:rPr>
      </w:pPr>
      <w:r>
        <w:rPr>
          <w:rFonts w:hint="default"/>
        </w:rPr>
        <w:t>前端调用后端API实现</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rPr>
      </w:pPr>
      <w:r>
        <w:rPr>
          <w:rFonts w:hint="default"/>
        </w:rPr>
        <w: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rPr>
      </w:pPr>
      <w:r>
        <w:rPr>
          <w:rFonts w:hint="default"/>
        </w:rPr>
        <w:t>// angular 提供post的API，填写后端URL，请求的body，和headers即可发送一个POST请求。</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rPr>
      </w:pPr>
      <w:r>
        <w:rPr>
          <w:rFonts w:hint="default"/>
        </w:rPr>
        <w:t>this.httpclient.post&lt;T&gt;(url, json, {</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firstLine="420" w:firstLineChars="0"/>
        <w:jc w:val="left"/>
        <w:textAlignment w:val="auto"/>
        <w:outlineLvl w:val="9"/>
        <w:rPr>
          <w:rFonts w:hint="default"/>
        </w:rPr>
      </w:pPr>
      <w:r>
        <w:rPr>
          <w:rFonts w:hint="default"/>
        </w:rPr>
        <w:t>Headers: header,</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firstLine="420" w:firstLineChars="0"/>
        <w:jc w:val="left"/>
        <w:textAlignment w:val="auto"/>
        <w:outlineLvl w:val="9"/>
        <w:rPr>
          <w:rFonts w:hint="default"/>
        </w:rPr>
      </w:pPr>
      <w:r>
        <w:rPr>
          <w:rFonts w:hint="default"/>
        </w:rPr>
        <w:t>Params: params,</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rPr>
      </w:pPr>
      <w:r>
        <w:rPr>
          <w:rFonts w:hint="default"/>
        </w:rPr>
        <w: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rPr>
      </w:pPr>
      <w:r>
        <w:rPr>
          <w:rFonts w:hint="default"/>
        </w:rPr>
        <w:t>```</w:t>
      </w:r>
    </w:p>
    <w:p>
      <w:pPr>
        <w:pStyle w:val="4"/>
        <w:bidi w:val="0"/>
        <w:rPr>
          <w:rFonts w:hint="eastAsia" w:ascii="黑体" w:hAnsi="黑体" w:eastAsia="黑体" w:cs="黑体"/>
        </w:rPr>
      </w:pPr>
      <w:bookmarkStart w:id="31" w:name="_Toc1645571404"/>
      <w:r>
        <w:rPr>
          <w:rFonts w:hint="eastAsia" w:ascii="黑体" w:hAnsi="黑体" w:eastAsia="黑体" w:cs="黑体"/>
        </w:rPr>
        <w:t>3.</w:t>
      </w:r>
      <w:r>
        <w:rPr>
          <w:rFonts w:hint="default" w:ascii="黑体" w:hAnsi="黑体" w:cs="黑体"/>
        </w:rPr>
        <w:t>3</w:t>
      </w:r>
      <w:r>
        <w:rPr>
          <w:rFonts w:hint="eastAsia" w:ascii="黑体" w:hAnsi="黑体" w:eastAsia="黑体" w:cs="黑体"/>
        </w:rPr>
        <w:t>.2 注册微服务</w:t>
      </w:r>
      <w:bookmarkEnd w:id="31"/>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default"/>
        </w:rPr>
      </w:pPr>
      <w:r>
        <w:rPr>
          <w:rFonts w:hint="default"/>
        </w:rPr>
        <w:t>在微服务架构中，服务之间要能互相通信，首先服务需要注册，其他服务才能获取被调用服务的地址，才可以进行通信。</w:t>
      </w:r>
    </w:p>
    <w:p>
      <w:pPr>
        <w:keepNext w:val="0"/>
        <w:keepLines w:val="0"/>
        <w:pageBreakBefore w:val="0"/>
        <w:widowControl/>
        <w:numPr>
          <w:ilvl w:val="0"/>
          <w:numId w:val="6"/>
        </w:numPr>
        <w:kinsoku/>
        <w:wordWrap/>
        <w:overflowPunct/>
        <w:topLinePunct w:val="0"/>
        <w:autoSpaceDE/>
        <w:autoSpaceDN/>
        <w:bidi w:val="0"/>
        <w:adjustRightInd/>
        <w:snapToGrid/>
        <w:spacing w:line="240" w:lineRule="auto"/>
        <w:ind w:left="420" w:leftChars="0" w:right="0" w:rightChars="0" w:hanging="420" w:firstLineChars="0"/>
        <w:jc w:val="left"/>
        <w:textAlignment w:val="auto"/>
        <w:outlineLvl w:val="9"/>
        <w:rPr>
          <w:rFonts w:hint="eastAsia"/>
        </w:rPr>
      </w:pPr>
      <w:r>
        <w:rPr>
          <w:rFonts w:hint="default"/>
        </w:rPr>
        <w:t>首先编写pb文件定义方法和结构体</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rPr>
      </w:pPr>
      <w:r>
        <w:rPr>
          <w:rFonts w:hint="default"/>
        </w:rPr>
        <w:t>click.proto</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rPr>
      </w:pPr>
      <w:r>
        <w:rPr>
          <w:rFonts w:hint="default"/>
        </w:rPr>
        <w:t>Service ClickService {</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rPr>
      </w:pPr>
      <w:r>
        <w:rPr>
          <w:rFonts w:hint="default"/>
        </w:rPr>
        <w:t xml:space="preserve">    // GetPostClicks 获取文章点赞数量</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firstLine="420" w:firstLineChars="0"/>
        <w:jc w:val="left"/>
        <w:textAlignment w:val="auto"/>
        <w:outlineLvl w:val="9"/>
        <w:rPr>
          <w:rFonts w:hint="default"/>
        </w:rPr>
      </w:pPr>
      <w:r>
        <w:rPr>
          <w:rFonts w:hint="default"/>
        </w:rPr>
        <w:t>rpc GetPostClicks (GetPostClicksReq) returns (GetPostClicksRsp){</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firstLine="420" w:firstLineChars="0"/>
        <w:jc w:val="left"/>
        <w:textAlignment w:val="auto"/>
        <w:outlineLvl w:val="9"/>
        <w:rPr>
          <w:rFonts w:hint="default"/>
        </w:rPr>
      </w:pPr>
      <w:r>
        <w:rPr>
          <w:rFonts w:hint="default"/>
        </w:rPr>
        <w: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firstLine="420" w:firstLineChars="0"/>
        <w:jc w:val="left"/>
        <w:textAlignment w:val="auto"/>
        <w:outlineLvl w:val="9"/>
        <w:rPr>
          <w:rFonts w:hint="default"/>
        </w:rPr>
      </w:pPr>
      <w:r>
        <w:rPr>
          <w:rFonts w:hint="default"/>
        </w:rPr>
        <w: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rPr>
      </w:pPr>
      <w:r>
        <w:rPr>
          <w:rFonts w:hint="default"/>
        </w:rPr>
        <w: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rPr>
      </w:pPr>
      <w:r>
        <w:rPr>
          <w:rFonts w:hint="default"/>
        </w:rPr>
        <w: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rPr>
      </w:pPr>
      <w:r>
        <w:rPr>
          <w:rFonts w:hint="default"/>
        </w:rPr>
        <w:t>// GetPostClicksReq 请求的结构体</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rPr>
      </w:pPr>
      <w:r>
        <w:rPr>
          <w:rFonts w:hint="default"/>
        </w:rPr>
        <w:t>Message GetPostClicksReq{</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firstLine="420" w:firstLineChars="0"/>
        <w:jc w:val="left"/>
        <w:textAlignment w:val="auto"/>
        <w:outlineLvl w:val="9"/>
        <w:rPr>
          <w:rFonts w:hint="default"/>
        </w:rPr>
      </w:pPr>
      <w:r>
        <w:rPr>
          <w:rFonts w:hint="default"/>
        </w:rPr>
        <w:t>Int64 Articleid = 1;</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firstLine="420" w:firstLineChars="0"/>
        <w:jc w:val="left"/>
        <w:textAlignment w:val="auto"/>
        <w:outlineLvl w:val="9"/>
        <w:rPr>
          <w:rFonts w:hint="default"/>
        </w:rPr>
      </w:pPr>
      <w:r>
        <w:rPr>
          <w:rFonts w:hint="default"/>
        </w:rPr>
        <w: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rPr>
      </w:pPr>
      <w:r>
        <w:rPr>
          <w:rFonts w:hint="default"/>
        </w:rPr>
        <w: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rPr>
      </w:pPr>
      <w:r>
        <w:rPr>
          <w:rFonts w:hint="default"/>
        </w:rPr>
        <w:t>// GetPostClicksRsp 回包响应的结构体</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rPr>
      </w:pPr>
      <w:r>
        <w:rPr>
          <w:rFonts w:hint="default"/>
        </w:rPr>
        <w:t>Message GetPostClicksRsp{</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firstLine="420" w:firstLineChars="0"/>
        <w:jc w:val="left"/>
        <w:textAlignment w:val="auto"/>
        <w:outlineLvl w:val="9"/>
        <w:rPr>
          <w:rFonts w:hint="default"/>
        </w:rPr>
      </w:pPr>
      <w:r>
        <w:rPr>
          <w:rFonts w:hint="default"/>
        </w:rPr>
        <w:t>Int64 Likes= 1;</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firstLine="420" w:firstLineChars="0"/>
        <w:jc w:val="left"/>
        <w:textAlignment w:val="auto"/>
        <w:outlineLvl w:val="9"/>
        <w:rPr>
          <w:rFonts w:hint="default"/>
        </w:rPr>
      </w:pPr>
      <w:r>
        <w:rPr>
          <w:rFonts w:hint="default"/>
        </w:rPr>
        <w: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rPr>
      </w:pPr>
      <w:r>
        <w:rPr>
          <w:rFonts w:hint="default"/>
        </w:rPr>
        <w: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rPr>
      </w:pPr>
      <w:r>
        <w:rPr>
          <w:rFonts w:hint="default"/>
        </w:rPr>
        <w: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default"/>
        </w:rPr>
      </w:pPr>
      <w:r>
        <w:rPr>
          <w:rFonts w:hint="default"/>
        </w:rPr>
        <w:t>以上pb文件的代码，首先是定义了一系列对外暴露的方法，还有方法需要的结构体类型，然后这些pb文件需要转化为.go文件才能被项目所用。</w:t>
      </w:r>
    </w:p>
    <w:p>
      <w:pPr>
        <w:keepNext w:val="0"/>
        <w:keepLines w:val="0"/>
        <w:pageBreakBefore w:val="0"/>
        <w:widowControl/>
        <w:numPr>
          <w:ilvl w:val="0"/>
          <w:numId w:val="6"/>
        </w:numPr>
        <w:kinsoku/>
        <w:wordWrap/>
        <w:overflowPunct/>
        <w:topLinePunct w:val="0"/>
        <w:autoSpaceDE/>
        <w:autoSpaceDN/>
        <w:bidi w:val="0"/>
        <w:adjustRightInd/>
        <w:snapToGrid/>
        <w:spacing w:line="240" w:lineRule="auto"/>
        <w:ind w:left="420" w:leftChars="0" w:right="0" w:rightChars="0" w:hanging="420" w:firstLineChars="0"/>
        <w:jc w:val="left"/>
        <w:textAlignment w:val="auto"/>
        <w:outlineLvl w:val="9"/>
        <w:rPr>
          <w:rFonts w:hint="eastAsia"/>
        </w:rPr>
      </w:pPr>
      <w:r>
        <w:rPr>
          <w:rFonts w:hint="default"/>
        </w:rPr>
        <w:t>通过插件将proto文件转化为.go文件</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rPr>
      </w:pPr>
      <w:r>
        <w:rPr>
          <w:rFonts w:hint="default"/>
        </w:rPr>
        <w:t>proto --proto_path. --micro_out=. --go_out=. click.proto</w:t>
      </w:r>
    </w:p>
    <w:p>
      <w:pPr>
        <w:keepNext w:val="0"/>
        <w:keepLines w:val="0"/>
        <w:pageBreakBefore w:val="0"/>
        <w:widowControl/>
        <w:numPr>
          <w:ilvl w:val="0"/>
          <w:numId w:val="8"/>
        </w:numPr>
        <w:kinsoku/>
        <w:wordWrap/>
        <w:overflowPunct/>
        <w:topLinePunct w:val="0"/>
        <w:autoSpaceDE/>
        <w:autoSpaceDN/>
        <w:bidi w:val="0"/>
        <w:adjustRightInd/>
        <w:snapToGrid/>
        <w:spacing w:line="240" w:lineRule="auto"/>
        <w:ind w:left="425" w:leftChars="0" w:right="0" w:rightChars="0" w:hanging="425" w:firstLineChars="0"/>
        <w:jc w:val="left"/>
        <w:textAlignment w:val="auto"/>
        <w:outlineLvl w:val="9"/>
        <w:rPr>
          <w:rFonts w:hint="eastAsia"/>
        </w:rPr>
      </w:pPr>
      <w:r>
        <w:rPr>
          <w:rFonts w:hint="default"/>
        </w:rPr>
        <w:t>proto_path 指明proto文件的路径为当前路径。</w:t>
      </w:r>
    </w:p>
    <w:p>
      <w:pPr>
        <w:keepNext w:val="0"/>
        <w:keepLines w:val="0"/>
        <w:pageBreakBefore w:val="0"/>
        <w:widowControl/>
        <w:numPr>
          <w:ilvl w:val="0"/>
          <w:numId w:val="8"/>
        </w:numPr>
        <w:kinsoku/>
        <w:wordWrap/>
        <w:overflowPunct/>
        <w:topLinePunct w:val="0"/>
        <w:autoSpaceDE/>
        <w:autoSpaceDN/>
        <w:bidi w:val="0"/>
        <w:adjustRightInd/>
        <w:snapToGrid/>
        <w:spacing w:line="240" w:lineRule="auto"/>
        <w:ind w:left="425" w:leftChars="0" w:right="0" w:rightChars="0" w:hanging="425" w:firstLineChars="0"/>
        <w:jc w:val="left"/>
        <w:textAlignment w:val="auto"/>
        <w:outlineLvl w:val="9"/>
        <w:rPr>
          <w:rFonts w:hint="eastAsia"/>
        </w:rPr>
      </w:pPr>
      <w:r>
        <w:rPr>
          <w:rFonts w:hint="default"/>
        </w:rPr>
        <w:t>micro_out 使用go-micro框架的插件，可以生成用于.micro.go代码，并指明路径为当前路径。</w:t>
      </w:r>
    </w:p>
    <w:p>
      <w:pPr>
        <w:keepNext w:val="0"/>
        <w:keepLines w:val="0"/>
        <w:pageBreakBefore w:val="0"/>
        <w:widowControl/>
        <w:numPr>
          <w:ilvl w:val="0"/>
          <w:numId w:val="8"/>
        </w:numPr>
        <w:kinsoku/>
        <w:wordWrap/>
        <w:overflowPunct/>
        <w:topLinePunct w:val="0"/>
        <w:autoSpaceDE/>
        <w:autoSpaceDN/>
        <w:bidi w:val="0"/>
        <w:adjustRightInd/>
        <w:snapToGrid/>
        <w:spacing w:line="240" w:lineRule="auto"/>
        <w:ind w:left="425" w:leftChars="0" w:right="0" w:rightChars="0" w:hanging="425" w:firstLineChars="0"/>
        <w:jc w:val="left"/>
        <w:textAlignment w:val="auto"/>
        <w:outlineLvl w:val="9"/>
        <w:rPr>
          <w:rFonts w:hint="eastAsia"/>
        </w:rPr>
      </w:pPr>
      <w:r>
        <w:rPr>
          <w:rFonts w:hint="default"/>
        </w:rPr>
        <w:t>go_out 生成.go代码，指明路径为当前路径。</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rPr>
      </w:pPr>
      <w:r>
        <w:rPr>
          <w:rFonts w:hint="default"/>
        </w:rPr>
        <w:t>然后会生成两个文件：click.micro.go 和 click.pb.go文件：</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default"/>
        </w:rPr>
      </w:pPr>
      <w:r>
        <w:rPr>
          <w:rFonts w:hint="default"/>
        </w:rPr>
        <w:t>click.micro.go文件是go-micro注册服务的代码模版，需要实现它提供的接口，并调用RedisterClickServiceHandler函数进行注册。</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rPr>
      </w:pPr>
      <w:r>
        <w:rPr>
          <w:rFonts w:hint="default"/>
        </w:rPr>
        <w: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rPr>
      </w:pPr>
      <w:r>
        <w:rPr>
          <w:rFonts w:hint="default"/>
        </w:rPr>
        <w:t>// ClickService 服务的API，业务需要实现以下方法</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rPr>
      </w:pPr>
      <w:r>
        <w:rPr>
          <w:rFonts w:hint="default"/>
        </w:rPr>
        <w:t>type ClickServiceHandler interface {</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firstLine="420" w:firstLineChars="0"/>
        <w:jc w:val="left"/>
        <w:textAlignment w:val="auto"/>
        <w:outlineLvl w:val="9"/>
        <w:rPr>
          <w:rFonts w:hint="default"/>
        </w:rPr>
      </w:pPr>
      <w:r>
        <w:rPr>
          <w:rFonts w:hint="default"/>
        </w:rPr>
        <w:t>GetPostClicks(context.Context, *GetPostClicksReq, *GetPostClicksRsp) error</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firstLine="420" w:firstLineChars="0"/>
        <w:jc w:val="left"/>
        <w:textAlignment w:val="auto"/>
        <w:outlineLvl w:val="9"/>
        <w:rPr>
          <w:rFonts w:hint="default"/>
        </w:rPr>
      </w:pPr>
      <w:r>
        <w:rPr>
          <w:rFonts w:hint="default"/>
        </w:rPr>
        <w: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rPr>
      </w:pPr>
      <w:r>
        <w:rPr>
          <w:rFonts w:hint="default"/>
        </w:rPr>
        <w: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rPr>
      </w:pPr>
      <w:r>
        <w:rPr>
          <w:rFonts w:hint="default"/>
        </w:rPr>
        <w:t>// 将实现的handler与server进行绑定，当有请求过来时可以回调handler里的方法</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rPr>
      </w:pPr>
      <w:r>
        <w:rPr>
          <w:rFonts w:hint="default"/>
        </w:rPr>
        <w:t>func RegisterClickServiceHandler(s server.Server, hdlr ClickServiceHandler, opts ...server.HandlerOption) error {</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firstLine="420" w:firstLineChars="0"/>
        <w:jc w:val="left"/>
        <w:textAlignment w:val="auto"/>
        <w:outlineLvl w:val="9"/>
        <w:rPr>
          <w:rFonts w:hint="default"/>
        </w:rPr>
      </w:pPr>
      <w:r>
        <w:rPr>
          <w:rFonts w:hint="default"/>
        </w:rPr>
        <w: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firstLine="420" w:firstLineChars="0"/>
        <w:jc w:val="left"/>
        <w:textAlignment w:val="auto"/>
        <w:outlineLvl w:val="9"/>
        <w:rPr>
          <w:rFonts w:hint="default"/>
        </w:rPr>
      </w:pPr>
      <w:r>
        <w:rPr>
          <w:rFonts w:hint="default"/>
        </w:rPr>
        <w:t xml:space="preserve">return s.Handle(s.NewHandler(&amp;ClickService{h},opts...)) </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rPr>
      </w:pPr>
      <w:r>
        <w:rPr>
          <w:rFonts w:hint="default"/>
        </w:rPr>
        <w: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rPr>
      </w:pPr>
      <w:r>
        <w:rPr>
          <w:rFonts w:hint="default"/>
        </w:rPr>
        <w: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default"/>
        </w:rPr>
      </w:pPr>
      <w:r>
        <w:rPr>
          <w:rFonts w:hint="default"/>
        </w:rPr>
        <w:t>click.pb.go文件是将pb文件中定义的结构体转化为go语言中定义的结构体。</w:t>
      </w:r>
    </w:p>
    <w:p>
      <w:pPr>
        <w:keepNext w:val="0"/>
        <w:keepLines w:val="0"/>
        <w:pageBreakBefore w:val="0"/>
        <w:widowControl/>
        <w:numPr>
          <w:ilvl w:val="0"/>
          <w:numId w:val="9"/>
        </w:numPr>
        <w:kinsoku/>
        <w:wordWrap/>
        <w:overflowPunct/>
        <w:topLinePunct w:val="0"/>
        <w:autoSpaceDE/>
        <w:autoSpaceDN/>
        <w:bidi w:val="0"/>
        <w:adjustRightInd/>
        <w:snapToGrid/>
        <w:spacing w:line="240" w:lineRule="auto"/>
        <w:ind w:left="420" w:leftChars="0" w:right="0" w:rightChars="0" w:hanging="420" w:firstLineChars="0"/>
        <w:jc w:val="left"/>
        <w:textAlignment w:val="auto"/>
        <w:outlineLvl w:val="9"/>
        <w:rPr>
          <w:rFonts w:hint="default"/>
        </w:rPr>
      </w:pPr>
      <w:r>
        <w:rPr>
          <w:rFonts w:hint="default"/>
        </w:rPr>
        <w:t>服务注册</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default"/>
        </w:rPr>
      </w:pPr>
      <w:r>
        <w:rPr>
          <w:rFonts w:hint="default"/>
        </w:rPr>
        <w:t>首先服务配置相应参数，比如服务名，服务注册中心的地址，与服务注册中心探活间隔，可以开启tls等，然后服务监听指定的端口，调用注册函数进行绑定方法，然后服务启动并保持监听。</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rPr>
      </w:pPr>
      <w:r>
        <w:rPr>
          <w:rFonts w:hint="default"/>
        </w:rPr>
        <w: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rPr>
      </w:pPr>
      <w:r>
        <w:rPr>
          <w:rFonts w:hint="default"/>
        </w:rPr>
        <w:t>// new service 结构体</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rPr>
      </w:pPr>
      <w:r>
        <w:rPr>
          <w:rFonts w:hint="default"/>
        </w:rPr>
        <w:t>service := micro.NewService(</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firstLine="420" w:firstLineChars="0"/>
        <w:jc w:val="left"/>
        <w:textAlignment w:val="auto"/>
        <w:outlineLvl w:val="9"/>
        <w:rPr>
          <w:rFonts w:hint="default"/>
        </w:rPr>
      </w:pPr>
      <w:r>
        <w:rPr>
          <w:rFonts w:hint="default"/>
        </w:rPr>
        <w:t>micro.Name(dconfig.ServiceName_Click), // 设置服务名</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firstLine="420" w:firstLineChars="0"/>
        <w:jc w:val="left"/>
        <w:textAlignment w:val="auto"/>
        <w:outlineLvl w:val="9"/>
        <w:rPr>
          <w:rFonts w:hint="default"/>
        </w:rPr>
      </w:pPr>
      <w:r>
        <w:rPr>
          <w:rFonts w:hint="default"/>
        </w:rPr>
        <w:t>micro.Registry(utils.DefaultRegistry()), // 设置服务中心的地址</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firstLine="420" w:firstLineChars="0"/>
        <w:jc w:val="left"/>
        <w:textAlignment w:val="auto"/>
        <w:outlineLvl w:val="9"/>
        <w:rPr>
          <w:rFonts w:hint="default"/>
        </w:rPr>
      </w:pPr>
      <w:r>
        <w:rPr>
          <w:rFonts w:hint="default"/>
        </w:rPr>
        <w:t>micro.RegistryTTL(time.Second*30), // 探活超时时间</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firstLine="420" w:firstLineChars="0"/>
        <w:jc w:val="left"/>
        <w:textAlignment w:val="auto"/>
        <w:outlineLvl w:val="9"/>
        <w:rPr>
          <w:rFonts w:hint="default"/>
        </w:rPr>
      </w:pPr>
      <w:r>
        <w:rPr>
          <w:rFonts w:hint="default"/>
        </w:rPr>
        <w:t>micro.RegistrInterval(time.Second*10), // 探活间隔</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firstLine="420" w:firstLineChars="0"/>
        <w:jc w:val="left"/>
        <w:textAlignment w:val="auto"/>
        <w:outlineLvl w:val="9"/>
        <w:rPr>
          <w:rFonts w:hint="default"/>
        </w:rPr>
      </w:pPr>
      <w:r>
        <w:rPr>
          <w:rFonts w:hint="default"/>
        </w:rPr>
        <w:t>micro.Transport(</w:t>
      </w:r>
      <w:r>
        <w:rPr>
          <w:rFonts w:hint="default"/>
        </w:rPr>
        <w:tab/>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right="0" w:rightChars="0" w:firstLine="420" w:firstLineChars="0"/>
        <w:jc w:val="left"/>
        <w:textAlignment w:val="auto"/>
        <w:outlineLvl w:val="9"/>
        <w:rPr>
          <w:rFonts w:hint="default"/>
        </w:rPr>
      </w:pPr>
      <w:r>
        <w:rPr>
          <w:rFonts w:hint="default"/>
        </w:rPr>
        <w:t>transport.NewTransport(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840" w:leftChars="0" w:right="0" w:rightChars="0" w:firstLine="420" w:firstLineChars="0"/>
        <w:jc w:val="left"/>
        <w:textAlignment w:val="auto"/>
        <w:outlineLvl w:val="9"/>
        <w:rPr>
          <w:rFonts w:hint="default"/>
        </w:rPr>
      </w:pPr>
      <w:r>
        <w:rPr>
          <w:rFonts w:hint="default"/>
        </w:rPr>
        <w:t>transport.Secure(true), // 设置tls</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840" w:leftChars="0" w:right="0" w:rightChars="0" w:firstLine="420" w:firstLineChars="0"/>
        <w:jc w:val="left"/>
        <w:textAlignment w:val="auto"/>
        <w:outlineLvl w:val="9"/>
        <w:rPr>
          <w:rFonts w:hint="default"/>
        </w:rPr>
      </w:pPr>
      <w:r>
        <w:rPr>
          <w:rFonts w:hint="default"/>
        </w:rPr>
        <w:t>Transport.TLSConfig(utls.TLSConfig()), // 设置tls相关配置，比如证书的位置</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right="0" w:rightChars="0" w:firstLine="420" w:firstLineChars="0"/>
        <w:jc w:val="left"/>
        <w:textAlignment w:val="auto"/>
        <w:outlineLvl w:val="9"/>
        <w:rPr>
          <w:rFonts w:hint="default"/>
        </w:rPr>
      </w:pPr>
      <w:r>
        <w:rPr>
          <w:rFonts w:hint="default"/>
        </w:rPr>
        <w: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firstLine="420" w:firstLineChars="0"/>
        <w:jc w:val="left"/>
        <w:textAlignment w:val="auto"/>
        <w:outlineLvl w:val="9"/>
        <w:rPr>
          <w:rFonts w:hint="default"/>
        </w:rPr>
      </w:pPr>
      <w:r>
        <w:rPr>
          <w:rFonts w:hint="default"/>
        </w:rPr>
        <w: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rPr>
      </w:pPr>
      <w:r>
        <w:rPr>
          <w:rFonts w:hint="default"/>
        </w:rPr>
        <w: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rPr>
      </w:pPr>
      <w:r>
        <w:rPr>
          <w:rFonts w:hint="default"/>
        </w:rPr>
        <w:t>service.Server().Init(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firstLine="420" w:firstLineChars="0"/>
        <w:jc w:val="left"/>
        <w:textAlignment w:val="auto"/>
        <w:outlineLvl w:val="9"/>
        <w:rPr>
          <w:rFonts w:hint="default"/>
        </w:rPr>
      </w:pPr>
      <w:r>
        <w:rPr>
          <w:rFonts w:hint="default"/>
        </w:rPr>
        <w:t>Server.Address("127.0.0.1:8588"), // 服务监听本机的8588端口</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rPr>
      </w:pPr>
      <w:r>
        <w:rPr>
          <w:rFonts w:hint="default"/>
        </w:rPr>
        <w: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rPr>
      </w:pPr>
      <w:r>
        <w:rPr>
          <w:rFonts w:hint="default"/>
        </w:rPr>
        <w:t>pb.RegisterClickServiceHandler(service.Server(), controller.NewClickService()) // 注册服务</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rPr>
      </w:pPr>
      <w:r>
        <w:rPr>
          <w:rFonts w:hint="default"/>
        </w:rPr>
        <w:t>Service.Run() // 启动服务</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rPr>
      </w:pPr>
      <w:r>
        <w:rPr>
          <w:rFonts w:hint="default"/>
        </w:rPr>
        <w: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default"/>
        </w:rPr>
      </w:pPr>
      <w:r>
        <w:rPr>
          <w:rFonts w:hint="default"/>
        </w:rPr>
        <w:t>以上代码简要介绍了如何注册一个服务。</w:t>
      </w:r>
    </w:p>
    <w:p>
      <w:pPr>
        <w:pStyle w:val="4"/>
        <w:bidi w:val="0"/>
        <w:rPr>
          <w:rFonts w:hint="eastAsia" w:ascii="黑体" w:hAnsi="黑体" w:eastAsia="黑体" w:cs="黑体"/>
        </w:rPr>
      </w:pPr>
      <w:bookmarkStart w:id="32" w:name="_Toc1824180962"/>
      <w:r>
        <w:rPr>
          <w:rFonts w:hint="eastAsia" w:ascii="黑体" w:hAnsi="黑体" w:eastAsia="黑体" w:cs="黑体"/>
        </w:rPr>
        <w:t>3.</w:t>
      </w:r>
      <w:r>
        <w:rPr>
          <w:rFonts w:hint="default" w:ascii="黑体" w:hAnsi="黑体" w:cs="黑体"/>
        </w:rPr>
        <w:t>3</w:t>
      </w:r>
      <w:r>
        <w:rPr>
          <w:rFonts w:hint="eastAsia" w:ascii="黑体" w:hAnsi="黑体" w:eastAsia="黑体" w:cs="黑体"/>
        </w:rPr>
        <w:t xml:space="preserve">.3 </w:t>
      </w:r>
      <w:r>
        <w:rPr>
          <w:rFonts w:hint="default" w:ascii="黑体" w:hAnsi="黑体" w:cs="黑体"/>
        </w:rPr>
        <w:t>微</w:t>
      </w:r>
      <w:r>
        <w:rPr>
          <w:rFonts w:hint="eastAsia" w:ascii="黑体" w:hAnsi="黑体" w:eastAsia="黑体" w:cs="黑体"/>
        </w:rPr>
        <w:t>服务</w:t>
      </w:r>
      <w:r>
        <w:rPr>
          <w:rFonts w:hint="default" w:ascii="黑体" w:hAnsi="黑体" w:cs="黑体"/>
        </w:rPr>
        <w:t>通信</w:t>
      </w:r>
      <w:bookmarkEnd w:id="32"/>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default"/>
        </w:rPr>
      </w:pPr>
      <w:r>
        <w:rPr>
          <w:rFonts w:hint="default"/>
        </w:rPr>
        <w:t>首先从服务中心获取注册的服务节点信息，然后通过RPC协议调用该服务暴露的方法，调用的时候也可以配置，比如设置超时时间，重试次数，设置tls连接，服务中心的地址，设置RPC协议底层的协议成TCP或UDP，默认是TCP。</w:t>
      </w:r>
    </w:p>
    <w:p>
      <w:pPr>
        <w:rPr>
          <w:rFonts w:hint="default"/>
        </w:rPr>
      </w:pPr>
      <w:r>
        <w:rPr>
          <w:rFonts w:hint="default"/>
        </w:rPr>
        <w:t>```</w:t>
      </w:r>
    </w:p>
    <w:p>
      <w:pPr>
        <w:rPr>
          <w:rFonts w:hint="default"/>
        </w:rPr>
      </w:pPr>
      <w:r>
        <w:rPr>
          <w:rFonts w:hint="default"/>
        </w:rPr>
        <w:t xml:space="preserve">// 这里配置了服务中心的地址 </w:t>
      </w:r>
    </w:p>
    <w:p>
      <w:pPr>
        <w:rPr>
          <w:rFonts w:hint="default"/>
        </w:rPr>
      </w:pPr>
      <w:r>
        <w:rPr>
          <w:rFonts w:hint="default"/>
        </w:rPr>
        <w:t>cli = Client.NewCLient(client.Registry(utils.DefaultRegistry()))</w:t>
      </w:r>
    </w:p>
    <w:p>
      <w:pPr>
        <w:rPr>
          <w:rFonts w:hint="default"/>
        </w:rPr>
      </w:pPr>
      <w:r>
        <w:rPr>
          <w:rFonts w:hint="default"/>
        </w:rPr>
        <w:t>// 设置tls，建立安全连接</w:t>
      </w:r>
    </w:p>
    <w:p>
      <w:pPr>
        <w:rPr>
          <w:rFonts w:hint="default"/>
        </w:rPr>
      </w:pPr>
      <w:r>
        <w:rPr>
          <w:rFonts w:hint="default"/>
        </w:rPr>
        <w:t>cli.Init(client.Transport(</w:t>
      </w:r>
    </w:p>
    <w:p>
      <w:pPr>
        <w:ind w:firstLine="420" w:firstLineChars="0"/>
        <w:rPr>
          <w:rFonts w:hint="default"/>
        </w:rPr>
      </w:pPr>
      <w:r>
        <w:rPr>
          <w:rFonts w:hint="default"/>
        </w:rPr>
        <w:t>Transport.NewTransport(transport.Secure(true),transport.TLSConfig(tlsconf)),</w:t>
      </w:r>
    </w:p>
    <w:p>
      <w:pPr>
        <w:rPr>
          <w:rFonts w:hint="default"/>
        </w:rPr>
      </w:pPr>
      <w:r>
        <w:rPr>
          <w:rFonts w:hint="default"/>
        </w:rPr>
        <w:t>))</w:t>
      </w:r>
    </w:p>
    <w:p>
      <w:pPr>
        <w:rPr>
          <w:rFonts w:hint="default"/>
        </w:rPr>
      </w:pPr>
      <w:r>
        <w:rPr>
          <w:rFonts w:hint="default"/>
        </w:rPr>
        <w:t>// 指定调用的服务名，方法名，请求包的结构体</w:t>
      </w:r>
    </w:p>
    <w:p>
      <w:pPr>
        <w:rPr>
          <w:rFonts w:hint="default"/>
        </w:rPr>
      </w:pPr>
      <w:r>
        <w:rPr>
          <w:rFonts w:hint="default"/>
        </w:rPr>
        <w:t>request:=cli.NewRequest(servname, method, req)</w:t>
      </w:r>
    </w:p>
    <w:p>
      <w:pPr>
        <w:rPr>
          <w:rFonts w:hint="default"/>
        </w:rPr>
      </w:pPr>
      <w:r>
        <w:rPr>
          <w:rFonts w:hint="default"/>
        </w:rPr>
        <w:t>// 指定了调用服务的超时时间，回包的结构体</w:t>
      </w:r>
    </w:p>
    <w:p>
      <w:pPr>
        <w:rPr>
          <w:rFonts w:hint="default"/>
        </w:rPr>
      </w:pPr>
      <w:r>
        <w:rPr>
          <w:rFonts w:hint="default"/>
        </w:rPr>
        <w:t>cli.Call(context.Background(), request, rsp, client.WithRequestTimeout(time.Second*20))</w:t>
      </w:r>
    </w:p>
    <w:p>
      <w:pPr>
        <w:rPr>
          <w:rFonts w:hint="default"/>
        </w:rPr>
      </w:pPr>
      <w:r>
        <w:rPr>
          <w:rFonts w:hint="default"/>
        </w:rPr>
        <w:t>```</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default"/>
        </w:rPr>
      </w:pPr>
      <w:r>
        <w:rPr>
          <w:rFonts w:hint="default"/>
        </w:rPr>
        <w:t>以上代码简要介绍了如何调用一个微服务。</w:t>
      </w:r>
    </w:p>
    <w:p>
      <w:pPr>
        <w:pStyle w:val="3"/>
        <w:numPr>
          <w:ilvl w:val="0"/>
          <w:numId w:val="0"/>
        </w:numPr>
        <w:bidi w:val="0"/>
        <w:ind w:leftChars="0"/>
        <w:rPr>
          <w:rFonts w:hint="eastAsia" w:ascii="黑体" w:hAnsi="黑体" w:eastAsia="黑体" w:cs="黑体"/>
        </w:rPr>
      </w:pPr>
      <w:bookmarkStart w:id="33" w:name="_Toc1532883762"/>
      <w:r>
        <w:rPr>
          <w:rFonts w:hint="eastAsia" w:ascii="黑体" w:hAnsi="黑体" w:eastAsia="黑体" w:cs="黑体"/>
        </w:rPr>
        <w:t>3.4 本章总结</w:t>
      </w:r>
      <w:bookmarkEnd w:id="33"/>
    </w:p>
    <w:p>
      <w:pPr>
        <w:rPr>
          <w:rFonts w:hint="eastAsia"/>
        </w:rPr>
      </w:pP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rPr>
      </w:pPr>
      <w:r>
        <w:rPr>
          <w:rFonts w:hint="default"/>
        </w:rPr>
        <w:t>博客系统总体架构是前后端分离，前后端各司其职，互不干扰，约定接口通过HTTP协议就可以互相通信交互，降低了耦合，后端架构采用了微服务架构，按照模块划分服务，进一步降低耦合，每个服务是某块功能的集合，分工明确，结构清晰，服务之间通信也非常的简单，使用RPC协议就可以轻松调用其他服务的方法。</w:t>
      </w:r>
    </w:p>
    <w:p>
      <w:pPr>
        <w:pStyle w:val="2"/>
        <w:bidi w:val="0"/>
        <w:jc w:val="center"/>
        <w:rPr>
          <w:rFonts w:hint="default"/>
        </w:rPr>
      </w:pPr>
      <w:bookmarkStart w:id="34" w:name="_Toc1963558522"/>
      <w:r>
        <w:rPr>
          <w:rFonts w:hint="eastAsia" w:ascii="黑体" w:hAnsi="黑体" w:eastAsia="黑体" w:cs="黑体"/>
        </w:rPr>
        <w:t>4.</w:t>
      </w:r>
      <w:r>
        <w:rPr>
          <w:rFonts w:hint="default" w:ascii="黑体" w:hAnsi="黑体" w:cs="黑体"/>
        </w:rPr>
        <w:t>后端主要</w:t>
      </w:r>
      <w:r>
        <w:rPr>
          <w:rFonts w:hint="eastAsia" w:ascii="黑体" w:hAnsi="黑体" w:eastAsia="黑体" w:cs="黑体"/>
        </w:rPr>
        <w:t>模块设计与实现</w:t>
      </w:r>
      <w:bookmarkEnd w:id="34"/>
    </w:p>
    <w:p>
      <w:pPr>
        <w:rPr>
          <w:rFonts w:hint="eastAsia"/>
        </w:rPr>
      </w:pPr>
    </w:p>
    <w:p>
      <w:pPr>
        <w:rPr>
          <w:rFonts w:hint="eastAsia"/>
        </w:rPr>
      </w:pPr>
    </w:p>
    <w:p>
      <w:pPr>
        <w:pStyle w:val="3"/>
        <w:numPr>
          <w:ilvl w:val="0"/>
          <w:numId w:val="0"/>
        </w:numPr>
        <w:bidi w:val="0"/>
        <w:ind w:leftChars="0"/>
        <w:rPr>
          <w:rFonts w:hint="eastAsia" w:ascii="黑体" w:hAnsi="黑体" w:eastAsia="黑体" w:cs="黑体"/>
        </w:rPr>
      </w:pPr>
      <w:bookmarkStart w:id="35" w:name="_Toc1146875805"/>
      <w:r>
        <w:rPr>
          <w:rFonts w:hint="eastAsia" w:ascii="黑体" w:hAnsi="黑体" w:eastAsia="黑体" w:cs="黑体"/>
        </w:rPr>
        <w:t xml:space="preserve">4.1 </w:t>
      </w:r>
      <w:r>
        <w:rPr>
          <w:rFonts w:hint="default" w:ascii="黑体" w:hAnsi="黑体" w:cs="黑体"/>
        </w:rPr>
        <w:t>日志</w:t>
      </w:r>
      <w:r>
        <w:rPr>
          <w:rFonts w:hint="eastAsia" w:ascii="黑体" w:hAnsi="黑体" w:eastAsia="黑体" w:cs="黑体"/>
        </w:rPr>
        <w:t>模块</w:t>
      </w:r>
      <w:bookmarkEnd w:id="35"/>
    </w:p>
    <w:p>
      <w:pPr>
        <w:rPr>
          <w:rFonts w:hint="eastAsia" w:ascii="黑体" w:hAnsi="黑体" w:eastAsia="黑体" w:cs="黑体"/>
        </w:rPr>
      </w:pPr>
    </w:p>
    <w:p>
      <w:pPr>
        <w:pStyle w:val="4"/>
        <w:bidi w:val="0"/>
        <w:rPr>
          <w:rFonts w:hint="eastAsia" w:ascii="黑体" w:hAnsi="黑体" w:eastAsia="黑体" w:cs="黑体"/>
        </w:rPr>
      </w:pPr>
      <w:bookmarkStart w:id="36" w:name="_Toc1875922810"/>
      <w:r>
        <w:rPr>
          <w:rFonts w:hint="eastAsia" w:ascii="黑体" w:hAnsi="黑体" w:eastAsia="黑体" w:cs="黑体"/>
        </w:rPr>
        <w:t>4.1.1 配置日志参数</w:t>
      </w:r>
      <w:bookmarkEnd w:id="36"/>
    </w:p>
    <w:p>
      <w:pPr>
        <w:bidi w:val="0"/>
        <w:rPr>
          <w:rFonts w:hint="default"/>
        </w:rPr>
      </w:pPr>
      <w:r>
        <w:rPr>
          <w:rFonts w:hint="default"/>
        </w:rPr>
        <w:t>日志模块是服务的基石，是每个服务的必要组件，负责打印log，这在排查系统问题的时候非常的有用，根据打印的错误信息，快速排查出问题，后端使用uber开源的zap日志库，它是一个结构化、分级、可配置并且高性能的日志库。</w:t>
      </w:r>
    </w:p>
    <w:p>
      <w:pPr>
        <w:numPr>
          <w:ilvl w:val="0"/>
          <w:numId w:val="9"/>
        </w:numPr>
        <w:bidi w:val="0"/>
        <w:ind w:left="420" w:leftChars="0" w:hanging="420" w:firstLineChars="0"/>
        <w:rPr>
          <w:rFonts w:hint="eastAsia"/>
          <w:lang w:val="en-US"/>
        </w:rPr>
      </w:pPr>
      <w:r>
        <w:rPr>
          <w:rFonts w:hint="default"/>
        </w:rPr>
        <w:t>结构化：它默认输出为JSON格式，JSON格式非常易读，并且结构分明</w:t>
      </w:r>
    </w:p>
    <w:p>
      <w:pPr>
        <w:numPr>
          <w:ilvl w:val="0"/>
          <w:numId w:val="9"/>
        </w:numPr>
        <w:bidi w:val="0"/>
        <w:ind w:left="420" w:leftChars="0" w:hanging="420" w:firstLineChars="0"/>
        <w:rPr>
          <w:rFonts w:hint="eastAsia"/>
          <w:lang w:val="en-US"/>
        </w:rPr>
      </w:pPr>
      <w:r>
        <w:rPr>
          <w:rFonts w:hint="default"/>
        </w:rPr>
        <w:t>分级：它可以设置日志的级别，控制打印日志的级别，比如只打印ERROR日志，而INFO、DEBUG、WARNING级别日志不打印，这在生产环境非常有用，因为频繁打印日志，会影响程序性能，而且打印太多日志，不易于排查问题。</w:t>
      </w:r>
    </w:p>
    <w:p>
      <w:pPr>
        <w:numPr>
          <w:ilvl w:val="0"/>
          <w:numId w:val="9"/>
        </w:numPr>
        <w:bidi w:val="0"/>
        <w:ind w:left="420" w:leftChars="0" w:hanging="420" w:firstLineChars="0"/>
        <w:rPr>
          <w:rFonts w:hint="eastAsia"/>
          <w:lang w:val="en-US"/>
        </w:rPr>
      </w:pPr>
      <w:r>
        <w:rPr>
          <w:rFonts w:hint="default"/>
        </w:rPr>
        <w:t>可配置：它可以配置打印日志的时间，配置打印的位置，哪个代码文件，哪一行，在哪个函数，它还可以自定义core，然后后端使用了lumberjack日志库自定义uber的core，lumberjack是一个日志分割器，可以按照天、大小进行分割日志，这样就不会导致日志的大小越来越大。</w:t>
      </w:r>
    </w:p>
    <w:p>
      <w:pPr>
        <w:numPr>
          <w:ilvl w:val="0"/>
          <w:numId w:val="9"/>
        </w:numPr>
        <w:bidi w:val="0"/>
        <w:ind w:left="420" w:leftChars="0" w:hanging="420" w:firstLineChars="0"/>
        <w:rPr>
          <w:rFonts w:hint="eastAsia"/>
          <w:lang w:val="en-US"/>
        </w:rPr>
      </w:pPr>
      <w:r>
        <w:rPr>
          <w:rFonts w:hint="default"/>
        </w:rPr>
        <w:t>高性能：zap日志库相比其他日志库大幅减少反射和分配内存的过程，所以它的性能非常优异。</w:t>
      </w:r>
    </w:p>
    <w:p>
      <w:pPr>
        <w:numPr>
          <w:ilvl w:val="0"/>
          <w:numId w:val="0"/>
        </w:numPr>
        <w:bidi w:val="0"/>
        <w:rPr>
          <w:rFonts w:hint="default"/>
        </w:rPr>
      </w:pPr>
      <w:r>
        <w:rPr>
          <w:rFonts w:hint="default"/>
        </w:rPr>
        <w:t>```</w:t>
      </w:r>
    </w:p>
    <w:p>
      <w:pPr>
        <w:numPr>
          <w:ilvl w:val="0"/>
          <w:numId w:val="0"/>
        </w:numPr>
        <w:bidi w:val="0"/>
        <w:rPr>
          <w:rFonts w:hint="default"/>
        </w:rPr>
      </w:pPr>
      <w:r>
        <w:rPr>
          <w:rFonts w:hint="default"/>
        </w:rPr>
        <w:t>// new 一个zap log</w:t>
      </w:r>
    </w:p>
    <w:p>
      <w:pPr>
        <w:bidi w:val="0"/>
      </w:pPr>
      <w:r>
        <w:rPr>
          <w:lang w:val="en-US" w:eastAsia="zh-CN"/>
        </w:rPr>
        <w:t>func newLogger(serviceName string, logpath string, bufferChan int, bufferDuration int, isProduction bool) *zap.Logger {</w:t>
      </w:r>
    </w:p>
    <w:p>
      <w:pPr>
        <w:bidi w:val="0"/>
      </w:pPr>
      <w:r>
        <w:rPr>
          <w:lang w:val="en-US" w:eastAsia="zh-CN"/>
        </w:rPr>
        <w:t> EncoderCfg := zapcore.EncoderConfig{</w:t>
      </w:r>
    </w:p>
    <w:p>
      <w:pPr>
        <w:bidi w:val="0"/>
      </w:pPr>
      <w:r>
        <w:rPr>
          <w:lang w:val="en-US" w:eastAsia="zh-CN"/>
        </w:rPr>
        <w:t>  TimeKey:    "Time",</w:t>
      </w:r>
      <w:r>
        <w:rPr>
          <w:lang w:eastAsia="zh-CN"/>
        </w:rPr>
        <w:t xml:space="preserve">          // 打印输出时间的字段叫Time</w:t>
      </w:r>
    </w:p>
    <w:p>
      <w:pPr>
        <w:bidi w:val="0"/>
      </w:pPr>
      <w:r>
        <w:rPr>
          <w:lang w:val="en-US" w:eastAsia="zh-CN"/>
        </w:rPr>
        <w:t>  LevelKey:   "Level",</w:t>
      </w:r>
      <w:r>
        <w:rPr>
          <w:lang w:eastAsia="zh-CN"/>
        </w:rPr>
        <w:t xml:space="preserve">          // 打印日志级别的字段叫Level</w:t>
      </w:r>
    </w:p>
    <w:p>
      <w:pPr>
        <w:bidi w:val="0"/>
      </w:pPr>
      <w:r>
        <w:rPr>
          <w:lang w:val="en-US" w:eastAsia="zh-CN"/>
        </w:rPr>
        <w:t>  NameKey:    "Logger",</w:t>
      </w:r>
      <w:r>
        <w:rPr>
          <w:lang w:eastAsia="zh-CN"/>
        </w:rPr>
        <w:t xml:space="preserve">       </w:t>
      </w:r>
    </w:p>
    <w:p>
      <w:pPr>
        <w:bidi w:val="0"/>
      </w:pPr>
      <w:r>
        <w:rPr>
          <w:lang w:val="en-US" w:eastAsia="zh-CN"/>
        </w:rPr>
        <w:t>  CallerKey:  "Caller",</w:t>
      </w:r>
      <w:r>
        <w:rPr>
          <w:lang w:eastAsia="zh-CN"/>
        </w:rPr>
        <w:t xml:space="preserve">         // 打印程序调用行的字段叫Caller</w:t>
      </w:r>
    </w:p>
    <w:p>
      <w:pPr>
        <w:bidi w:val="0"/>
      </w:pPr>
      <w:r>
        <w:rPr>
          <w:lang w:val="en-US" w:eastAsia="zh-CN"/>
        </w:rPr>
        <w:t>  MessageKey: "Message",</w:t>
      </w:r>
      <w:r>
        <w:rPr>
          <w:lang w:eastAsia="zh-CN"/>
        </w:rPr>
        <w:t xml:space="preserve">         // 打印程序信息的字段叫Message</w:t>
      </w:r>
    </w:p>
    <w:p>
      <w:pPr>
        <w:bidi w:val="0"/>
      </w:pPr>
      <w:r>
        <w:rPr>
          <w:lang w:val="en-US" w:eastAsia="zh-CN"/>
        </w:rPr>
        <w:t>  LineEnding: zapcore.DefaultLineEnding,</w:t>
      </w:r>
      <w:r>
        <w:rPr>
          <w:lang w:eastAsia="zh-CN"/>
        </w:rPr>
        <w:t xml:space="preserve"> // 打印日志默认换行</w:t>
      </w:r>
    </w:p>
    <w:p>
      <w:pPr>
        <w:bidi w:val="0"/>
      </w:pPr>
      <w:r>
        <w:rPr>
          <w:lang w:val="en-US" w:eastAsia="zh-CN"/>
        </w:rPr>
        <w:t>  EncodeTime: func(t time.Time, enc zapcore.PrimitiveArrayEncoder) {</w:t>
      </w:r>
    </w:p>
    <w:p>
      <w:pPr>
        <w:bidi w:val="0"/>
      </w:pPr>
      <w:r>
        <w:rPr>
          <w:lang w:val="en-US" w:eastAsia="zh-CN"/>
        </w:rPr>
        <w:t>   enc.AppendString(t.Format("2006-01-02 15:04:05"))</w:t>
      </w:r>
    </w:p>
    <w:p>
      <w:pPr>
        <w:bidi w:val="0"/>
      </w:pPr>
      <w:r>
        <w:rPr>
          <w:lang w:val="en-US" w:eastAsia="zh-CN"/>
        </w:rPr>
        <w:t>  },</w:t>
      </w:r>
    </w:p>
    <w:p>
      <w:pPr>
        <w:bidi w:val="0"/>
      </w:pPr>
      <w:r>
        <w:rPr>
          <w:lang w:val="en-US" w:eastAsia="zh-CN"/>
        </w:rPr>
        <w:t>  EncodeCaller: zapcore.ShortCallerEncoder,</w:t>
      </w:r>
    </w:p>
    <w:p>
      <w:pPr>
        <w:bidi w:val="0"/>
        <w:rPr>
          <w:lang w:val="en-US" w:eastAsia="zh-CN"/>
        </w:rPr>
      </w:pPr>
      <w:r>
        <w:rPr>
          <w:lang w:val="en-US" w:eastAsia="zh-CN"/>
        </w:rPr>
        <w:t> }</w:t>
      </w:r>
    </w:p>
    <w:p>
      <w:pPr>
        <w:bidi w:val="0"/>
        <w:ind w:firstLine="240" w:firstLineChars="100"/>
        <w:rPr>
          <w:lang w:eastAsia="zh-CN"/>
        </w:rPr>
      </w:pPr>
      <w:r>
        <w:rPr>
          <w:lang w:eastAsia="zh-CN"/>
        </w:rPr>
        <w:t>...</w:t>
      </w:r>
    </w:p>
    <w:p>
      <w:pPr>
        <w:bidi w:val="0"/>
      </w:pPr>
      <w:r>
        <w:rPr>
          <w:lang w:val="en-US" w:eastAsia="zh-CN"/>
        </w:rPr>
        <w:t> return zap.New(zapcore.NewCore(encoder, writers, dyn), zap.AddCaller())</w:t>
      </w:r>
    </w:p>
    <w:p>
      <w:pPr>
        <w:bidi w:val="0"/>
      </w:pPr>
      <w:r>
        <w:rPr>
          <w:lang w:val="en-US" w:eastAsia="zh-CN"/>
        </w:rPr>
        <w:t>}</w:t>
      </w:r>
    </w:p>
    <w:p>
      <w:pPr>
        <w:numPr>
          <w:ilvl w:val="0"/>
          <w:numId w:val="0"/>
        </w:numPr>
        <w:bidi w:val="0"/>
        <w:rPr>
          <w:rFonts w:hint="default"/>
        </w:rPr>
      </w:pPr>
      <w:r>
        <w:rPr>
          <w:rFonts w:hint="default"/>
        </w:rPr>
        <w: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default"/>
        </w:rPr>
      </w:pPr>
      <w:r>
        <w:rPr>
          <w:rFonts w:hint="default"/>
        </w:rPr>
        <w:t>以上代码是项目中配置zap日志库的部分代码。</w:t>
      </w:r>
    </w:p>
    <w:p>
      <w:pPr>
        <w:pStyle w:val="4"/>
        <w:bidi w:val="0"/>
        <w:rPr>
          <w:rFonts w:hint="eastAsia" w:ascii="黑体" w:hAnsi="黑体" w:eastAsia="黑体" w:cs="黑体"/>
        </w:rPr>
      </w:pPr>
      <w:bookmarkStart w:id="37" w:name="_Toc1427246063"/>
      <w:r>
        <w:rPr>
          <w:rFonts w:hint="eastAsia" w:ascii="黑体" w:hAnsi="黑体" w:eastAsia="黑体" w:cs="黑体"/>
        </w:rPr>
        <w:t>4.1.2 日志缓冲</w:t>
      </w:r>
      <w:bookmarkEnd w:id="37"/>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default"/>
        </w:rPr>
      </w:pPr>
      <w:r>
        <w:rPr>
          <w:rFonts w:hint="default"/>
        </w:rPr>
        <w:t>后台还对打印日志做了缓冲处理，当日志条数积累一定数量或者定时器触发才打印输出日志，这样可以有效避免程序因为打印过多日志阻塞，从而提高性能。</w:t>
      </w:r>
    </w:p>
    <w:p>
      <w:pPr>
        <w:bidi w:val="0"/>
        <w:jc w:val="center"/>
        <w:rPr>
          <w:rFonts w:hint="eastAsia"/>
        </w:rPr>
      </w:pPr>
      <w:r>
        <w:rPr>
          <w:rFonts w:hint="eastAsia"/>
        </w:rPr>
        <w:drawing>
          <wp:inline distT="0" distB="0" distL="114300" distR="114300">
            <wp:extent cx="3849370" cy="3229610"/>
            <wp:effectExtent l="0" t="0" r="0" b="0"/>
            <wp:docPr id="6" name="图片 6" descr="日志缓冲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日志缓冲 (1)"/>
                    <pic:cNvPicPr>
                      <a:picLocks noChangeAspect="1"/>
                    </pic:cNvPicPr>
                  </pic:nvPicPr>
                  <pic:blipFill>
                    <a:blip r:embed="rId12"/>
                    <a:stretch>
                      <a:fillRect/>
                    </a:stretch>
                  </pic:blipFill>
                  <pic:spPr>
                    <a:xfrm>
                      <a:off x="0" y="0"/>
                      <a:ext cx="3849370" cy="3229610"/>
                    </a:xfrm>
                    <a:prstGeom prst="rect">
                      <a:avLst/>
                    </a:prstGeom>
                  </pic:spPr>
                </pic:pic>
              </a:graphicData>
            </a:graphic>
          </wp:inline>
        </w:drawing>
      </w:r>
    </w:p>
    <w:p>
      <w:pPr>
        <w:bidi w:val="0"/>
        <w:jc w:val="center"/>
        <w:rPr>
          <w:rFonts w:hint="default"/>
          <w:sz w:val="21"/>
          <w:szCs w:val="21"/>
        </w:rPr>
      </w:pPr>
      <w:r>
        <w:rPr>
          <w:rFonts w:hint="default"/>
          <w:sz w:val="21"/>
          <w:szCs w:val="21"/>
        </w:rPr>
        <w:t>图4.1 日志缓冲流程图</w:t>
      </w:r>
    </w:p>
    <w:p>
      <w:pPr>
        <w:pStyle w:val="3"/>
        <w:numPr>
          <w:ilvl w:val="0"/>
          <w:numId w:val="0"/>
        </w:numPr>
        <w:bidi w:val="0"/>
        <w:ind w:leftChars="0"/>
        <w:rPr>
          <w:rFonts w:hint="eastAsia" w:ascii="黑体" w:hAnsi="黑体" w:eastAsia="黑体" w:cs="黑体"/>
        </w:rPr>
      </w:pPr>
      <w:bookmarkStart w:id="38" w:name="_Toc332243851"/>
      <w:r>
        <w:rPr>
          <w:rFonts w:hint="eastAsia" w:ascii="黑体" w:hAnsi="黑体" w:eastAsia="黑体" w:cs="黑体"/>
        </w:rPr>
        <w:t>4.2 用户模块</w:t>
      </w:r>
      <w:bookmarkEnd w:id="38"/>
    </w:p>
    <w:p>
      <w:pPr>
        <w:rPr>
          <w:rFonts w:hint="eastAsia" w:ascii="黑体" w:hAnsi="黑体" w:eastAsia="黑体" w:cs="黑体"/>
        </w:rPr>
      </w:pPr>
    </w:p>
    <w:p>
      <w:pPr>
        <w:pStyle w:val="4"/>
        <w:bidi w:val="0"/>
        <w:rPr>
          <w:rFonts w:hint="eastAsia" w:ascii="黑体" w:hAnsi="黑体" w:eastAsia="黑体" w:cs="黑体"/>
        </w:rPr>
      </w:pPr>
      <w:bookmarkStart w:id="39" w:name="_Toc564921557"/>
      <w:r>
        <w:rPr>
          <w:rFonts w:hint="eastAsia" w:ascii="黑体" w:hAnsi="黑体" w:eastAsia="黑体" w:cs="黑体"/>
        </w:rPr>
        <w:t>4.2.1 API设计与实现</w:t>
      </w:r>
      <w:bookmarkEnd w:id="39"/>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rPr>
      </w:pPr>
      <w:r>
        <w:rPr>
          <w:rFonts w:hint="default"/>
        </w:rPr>
        <w:t>用户模块提供了许多功能，比如用户注册、登录，修改密码，查看个人资料，关注用户或取消关注用户等功能，后台将这些功能归类到一个模块内，并划分为一个服务，然后对外提供服务，降低耦合。</w:t>
      </w:r>
    </w:p>
    <w:p>
      <w:pPr>
        <w:jc w:val="center"/>
        <w:rPr>
          <w:rFonts w:hint="eastAsia"/>
        </w:rPr>
      </w:pPr>
      <w:r>
        <w:rPr>
          <w:rFonts w:hint="eastAsia"/>
        </w:rPr>
        <w:drawing>
          <wp:inline distT="0" distB="0" distL="114300" distR="114300">
            <wp:extent cx="5257800" cy="2129155"/>
            <wp:effectExtent l="0" t="0" r="0" b="4445"/>
            <wp:docPr id="11" name="图片 11"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未命名文件 (1)"/>
                    <pic:cNvPicPr>
                      <a:picLocks noChangeAspect="1"/>
                    </pic:cNvPicPr>
                  </pic:nvPicPr>
                  <pic:blipFill>
                    <a:blip r:embed="rId13"/>
                    <a:stretch>
                      <a:fillRect/>
                    </a:stretch>
                  </pic:blipFill>
                  <pic:spPr>
                    <a:xfrm>
                      <a:off x="0" y="0"/>
                      <a:ext cx="5257800" cy="2129155"/>
                    </a:xfrm>
                    <a:prstGeom prst="rect">
                      <a:avLst/>
                    </a:prstGeom>
                  </pic:spPr>
                </pic:pic>
              </a:graphicData>
            </a:graphic>
          </wp:inline>
        </w:drawing>
      </w:r>
    </w:p>
    <w:p>
      <w:pPr>
        <w:jc w:val="center"/>
        <w:rPr>
          <w:rFonts w:hint="default"/>
          <w:sz w:val="21"/>
          <w:szCs w:val="21"/>
        </w:rPr>
      </w:pPr>
      <w:r>
        <w:rPr>
          <w:rFonts w:hint="default"/>
          <w:sz w:val="21"/>
          <w:szCs w:val="21"/>
        </w:rPr>
        <w:t>图4.2 用户模块服务接口示意图</w:t>
      </w:r>
    </w:p>
    <w:p>
      <w:pPr>
        <w:numPr>
          <w:ilvl w:val="0"/>
          <w:numId w:val="9"/>
        </w:numPr>
        <w:ind w:left="420" w:leftChars="0" w:hanging="420" w:firstLineChars="0"/>
        <w:jc w:val="both"/>
        <w:rPr>
          <w:rFonts w:hint="default"/>
          <w:sz w:val="21"/>
          <w:szCs w:val="21"/>
        </w:rPr>
      </w:pPr>
      <w:r>
        <w:rPr>
          <w:rFonts w:hint="default"/>
          <w:sz w:val="21"/>
          <w:szCs w:val="21"/>
        </w:rPr>
        <w:t>ResetPassword</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 w:val="21"/>
          <w:szCs w:val="21"/>
        </w:rPr>
      </w:pPr>
      <w:r>
        <w:rPr>
          <w:rFonts w:hint="default"/>
          <w:sz w:val="21"/>
          <w:szCs w:val="21"/>
        </w:rPr>
        <w:t>重置密码的API，用户可以修改自己密码，但是需要提供老密码和新密码，然后新老密码会进行MD5哈希计算，然后根据账号和老密码查询数据库，最后更新用户的密码。</w:t>
      </w:r>
    </w:p>
    <w:p>
      <w:pPr>
        <w:numPr>
          <w:ilvl w:val="0"/>
          <w:numId w:val="9"/>
        </w:numPr>
        <w:ind w:left="420" w:leftChars="0" w:hanging="420" w:firstLineChars="0"/>
        <w:jc w:val="both"/>
        <w:rPr>
          <w:rFonts w:hint="default"/>
          <w:sz w:val="21"/>
          <w:szCs w:val="21"/>
        </w:rPr>
      </w:pPr>
      <w:r>
        <w:rPr>
          <w:rFonts w:hint="default"/>
          <w:sz w:val="21"/>
          <w:szCs w:val="21"/>
        </w:rPr>
        <w:t>ForgetPassword</w:t>
      </w:r>
    </w:p>
    <w:p>
      <w:pPr>
        <w:numPr>
          <w:ilvl w:val="0"/>
          <w:numId w:val="0"/>
        </w:numPr>
        <w:ind w:firstLine="420" w:firstLineChars="0"/>
        <w:jc w:val="both"/>
        <w:rPr>
          <w:rFonts w:hint="default"/>
          <w:sz w:val="21"/>
          <w:szCs w:val="21"/>
        </w:rPr>
      </w:pPr>
      <w:r>
        <w:rPr>
          <w:rFonts w:hint="default"/>
          <w:sz w:val="21"/>
          <w:szCs w:val="21"/>
        </w:rPr>
        <w:t>忘记密码并修改密码的API，用户需要提供邮箱账号，后台会下发邮件，用户回填验证码，然后用户填写新密码，最后后台会校验验证码，是否与后台保存的一致，是否过期，然后后台会根据账号查询用户信息，并更新用户的密码。</w:t>
      </w:r>
    </w:p>
    <w:p>
      <w:pPr>
        <w:numPr>
          <w:ilvl w:val="0"/>
          <w:numId w:val="9"/>
        </w:numPr>
        <w:ind w:left="420" w:leftChars="0" w:hanging="420" w:firstLineChars="0"/>
        <w:jc w:val="both"/>
        <w:rPr>
          <w:rFonts w:hint="default"/>
          <w:sz w:val="21"/>
          <w:szCs w:val="21"/>
        </w:rPr>
      </w:pPr>
      <w:r>
        <w:rPr>
          <w:rFonts w:hint="default"/>
          <w:sz w:val="21"/>
          <w:szCs w:val="21"/>
        </w:rPr>
        <w:t>RegisterAccount</w:t>
      </w:r>
    </w:p>
    <w:p>
      <w:pPr>
        <w:numPr>
          <w:ilvl w:val="0"/>
          <w:numId w:val="0"/>
        </w:numPr>
        <w:ind w:firstLine="420" w:firstLineChars="0"/>
        <w:jc w:val="both"/>
        <w:rPr>
          <w:rFonts w:hint="default"/>
          <w:sz w:val="21"/>
          <w:szCs w:val="21"/>
        </w:rPr>
      </w:pPr>
      <w:r>
        <w:rPr>
          <w:rFonts w:hint="default"/>
          <w:sz w:val="21"/>
          <w:szCs w:val="21"/>
        </w:rPr>
        <w:t>注册账号的API，用户需要填写邮箱账号和密码，后台会下发邮件，然后用户回填验证码，提交注册，后台会校验验证码，并对密码哈希，然后插入数据库。</w:t>
      </w:r>
    </w:p>
    <w:p>
      <w:pPr>
        <w:numPr>
          <w:ilvl w:val="0"/>
          <w:numId w:val="9"/>
        </w:numPr>
        <w:ind w:left="420" w:leftChars="0" w:hanging="420" w:firstLineChars="0"/>
        <w:jc w:val="both"/>
        <w:rPr>
          <w:rFonts w:hint="default"/>
          <w:sz w:val="21"/>
          <w:szCs w:val="21"/>
        </w:rPr>
      </w:pPr>
      <w:r>
        <w:rPr>
          <w:rFonts w:hint="default"/>
          <w:sz w:val="21"/>
          <w:szCs w:val="21"/>
        </w:rPr>
        <w:t>SentLoginEmail</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 w:val="21"/>
          <w:szCs w:val="21"/>
        </w:rPr>
      </w:pPr>
      <w:r>
        <w:rPr>
          <w:rFonts w:hint="default"/>
          <w:sz w:val="21"/>
          <w:szCs w:val="21"/>
        </w:rPr>
        <w:t>发送注册验证码的API，会下发邮箱，邮件包含注册的验证码，然后验证码会保存在Redis中，并设置过期时间，用于后续在RegisterAccount中校验。</w:t>
      </w:r>
    </w:p>
    <w:p>
      <w:pPr>
        <w:keepNext w:val="0"/>
        <w:keepLines w:val="0"/>
        <w:pageBreakBefore w:val="0"/>
        <w:widowControl/>
        <w:numPr>
          <w:ilvl w:val="0"/>
          <w:numId w:val="9"/>
        </w:numPr>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rFonts w:hint="default"/>
          <w:sz w:val="21"/>
          <w:szCs w:val="21"/>
        </w:rPr>
      </w:pPr>
      <w:r>
        <w:rPr>
          <w:rFonts w:hint="default"/>
          <w:sz w:val="21"/>
          <w:szCs w:val="21"/>
        </w:rPr>
        <w:t>UserLogin</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 w:val="21"/>
          <w:szCs w:val="21"/>
        </w:rPr>
      </w:pPr>
      <w:r>
        <w:rPr>
          <w:rFonts w:hint="default"/>
          <w:sz w:val="21"/>
          <w:szCs w:val="21"/>
        </w:rPr>
        <w:t>用户登录的API，根据账号和密码查询数据库，然后生成Token，放入HTTP中的Cookie中。</w:t>
      </w:r>
    </w:p>
    <w:p>
      <w:pPr>
        <w:keepNext w:val="0"/>
        <w:keepLines w:val="0"/>
        <w:pageBreakBefore w:val="0"/>
        <w:widowControl/>
        <w:numPr>
          <w:ilvl w:val="0"/>
          <w:numId w:val="9"/>
        </w:numPr>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rFonts w:hint="default"/>
          <w:sz w:val="21"/>
          <w:szCs w:val="21"/>
        </w:rPr>
      </w:pPr>
      <w:r>
        <w:rPr>
          <w:rFonts w:hint="default"/>
          <w:sz w:val="21"/>
          <w:szCs w:val="21"/>
        </w:rPr>
        <w:t>UserInfoGet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 w:val="21"/>
          <w:szCs w:val="21"/>
        </w:rPr>
      </w:pPr>
      <w:r>
        <w:rPr>
          <w:rFonts w:hint="default"/>
          <w:sz w:val="21"/>
          <w:szCs w:val="21"/>
        </w:rPr>
        <w:t>用户信息获取API，根据用户ID查询数据库用户的信息，比如用户名，头像，发表文章数，点赞数，粉丝数等。</w:t>
      </w:r>
    </w:p>
    <w:p>
      <w:pPr>
        <w:keepNext w:val="0"/>
        <w:keepLines w:val="0"/>
        <w:pageBreakBefore w:val="0"/>
        <w:widowControl/>
        <w:numPr>
          <w:ilvl w:val="0"/>
          <w:numId w:val="9"/>
        </w:numPr>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rFonts w:hint="default"/>
          <w:sz w:val="21"/>
          <w:szCs w:val="21"/>
        </w:rPr>
      </w:pPr>
      <w:r>
        <w:rPr>
          <w:rFonts w:hint="default"/>
          <w:sz w:val="21"/>
          <w:szCs w:val="21"/>
        </w:rPr>
        <w:t>UserInfoUpdate</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 w:val="21"/>
          <w:szCs w:val="21"/>
        </w:rPr>
      </w:pPr>
      <w:r>
        <w:rPr>
          <w:rFonts w:hint="default"/>
          <w:sz w:val="21"/>
          <w:szCs w:val="21"/>
        </w:rPr>
        <w:t>用户信息更改API，用户可以更改用户名，头像等信息，需要用户ID，然后修改数据库中用户数据。</w:t>
      </w:r>
    </w:p>
    <w:p>
      <w:pPr>
        <w:keepNext w:val="0"/>
        <w:keepLines w:val="0"/>
        <w:pageBreakBefore w:val="0"/>
        <w:widowControl/>
        <w:numPr>
          <w:ilvl w:val="0"/>
          <w:numId w:val="9"/>
        </w:numPr>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rFonts w:hint="default"/>
          <w:sz w:val="21"/>
          <w:szCs w:val="21"/>
        </w:rPr>
      </w:pPr>
      <w:r>
        <w:rPr>
          <w:rFonts w:hint="default"/>
          <w:sz w:val="21"/>
          <w:szCs w:val="21"/>
        </w:rPr>
        <w:t>UserGetFocus</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 w:val="21"/>
          <w:szCs w:val="21"/>
        </w:rPr>
      </w:pPr>
      <w:r>
        <w:rPr>
          <w:rFonts w:hint="default"/>
          <w:sz w:val="21"/>
          <w:szCs w:val="21"/>
        </w:rPr>
        <w:t>获取粉丝数和关注数的API，后台根据用户ID，查询Redis中的缓存数据，如果缓存过期便会拉取数据库信息，并更新到Redis中。</w:t>
      </w:r>
    </w:p>
    <w:p>
      <w:pPr>
        <w:keepNext w:val="0"/>
        <w:keepLines w:val="0"/>
        <w:pageBreakBefore w:val="0"/>
        <w:widowControl/>
        <w:numPr>
          <w:ilvl w:val="0"/>
          <w:numId w:val="9"/>
        </w:numPr>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rFonts w:hint="default"/>
          <w:sz w:val="21"/>
          <w:szCs w:val="21"/>
        </w:rPr>
      </w:pPr>
      <w:r>
        <w:rPr>
          <w:rFonts w:hint="default"/>
          <w:sz w:val="21"/>
          <w:szCs w:val="21"/>
        </w:rPr>
        <w:t>UserFocusOn</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 w:val="21"/>
          <w:szCs w:val="21"/>
        </w:rPr>
      </w:pPr>
      <w:r>
        <w:rPr>
          <w:rFonts w:hint="default"/>
          <w:sz w:val="21"/>
          <w:szCs w:val="21"/>
        </w:rPr>
        <w:t>用户关注或取消关注的API，根据用户的ID和关注/取消关注的用户ID，修改数据库中用户关注的状态。</w:t>
      </w:r>
    </w:p>
    <w:p>
      <w:pPr>
        <w:keepNext w:val="0"/>
        <w:keepLines w:val="0"/>
        <w:pageBreakBefore w:val="0"/>
        <w:widowControl/>
        <w:numPr>
          <w:ilvl w:val="0"/>
          <w:numId w:val="9"/>
        </w:numPr>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rFonts w:hint="default"/>
          <w:sz w:val="21"/>
          <w:szCs w:val="21"/>
        </w:rPr>
      </w:pPr>
      <w:r>
        <w:rPr>
          <w:rFonts w:hint="default"/>
          <w:sz w:val="21"/>
          <w:szCs w:val="21"/>
        </w:rPr>
        <w:t>UserCheckFocus</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 w:val="21"/>
          <w:szCs w:val="21"/>
        </w:rPr>
      </w:pPr>
      <w:r>
        <w:rPr>
          <w:rFonts w:hint="default"/>
          <w:sz w:val="21"/>
          <w:szCs w:val="21"/>
        </w:rPr>
        <w:t>检查用户是否有关注这个用户的API，根据用户的ID和这个用户的ID，查询数据库中用户关注的状态。</w:t>
      </w:r>
    </w:p>
    <w:p>
      <w:pPr>
        <w:keepNext w:val="0"/>
        <w:keepLines w:val="0"/>
        <w:pageBreakBefore w:val="0"/>
        <w:widowControl/>
        <w:numPr>
          <w:ilvl w:val="0"/>
          <w:numId w:val="9"/>
        </w:numPr>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rFonts w:hint="default"/>
          <w:sz w:val="21"/>
          <w:szCs w:val="21"/>
        </w:rPr>
      </w:pPr>
      <w:r>
        <w:rPr>
          <w:rFonts w:hint="default"/>
          <w:sz w:val="21"/>
          <w:szCs w:val="21"/>
        </w:rPr>
        <w:t>UserGetFListReq</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 w:val="21"/>
          <w:szCs w:val="21"/>
        </w:rPr>
      </w:pPr>
      <w:r>
        <w:rPr>
          <w:rFonts w:hint="default"/>
          <w:sz w:val="21"/>
          <w:szCs w:val="21"/>
        </w:rPr>
        <w:t>获取关注的用户列表或者粉丝用户列表，根据用户ID查询数据库关注哪些用户或哪些用户关注他。</w:t>
      </w:r>
    </w:p>
    <w:p>
      <w:pPr>
        <w:pStyle w:val="4"/>
        <w:bidi w:val="0"/>
        <w:rPr>
          <w:rFonts w:hint="eastAsia" w:ascii="黑体" w:hAnsi="黑体" w:eastAsia="黑体" w:cs="黑体"/>
          <w:lang w:val="en-US"/>
        </w:rPr>
      </w:pPr>
      <w:bookmarkStart w:id="40" w:name="_Toc611405112"/>
      <w:r>
        <w:rPr>
          <w:rFonts w:hint="eastAsia" w:ascii="黑体" w:hAnsi="黑体" w:eastAsia="黑体" w:cs="黑体"/>
        </w:rPr>
        <w:t xml:space="preserve">4.2.2 </w:t>
      </w:r>
      <w:r>
        <w:rPr>
          <w:rFonts w:hint="default" w:ascii="黑体" w:hAnsi="黑体" w:cs="黑体"/>
        </w:rPr>
        <w:t>用户信息安全与鉴权实现</w:t>
      </w:r>
      <w:bookmarkEnd w:id="40"/>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 w:val="21"/>
          <w:szCs w:val="21"/>
        </w:rPr>
      </w:pPr>
      <w:r>
        <w:rPr>
          <w:rFonts w:hint="default"/>
          <w:sz w:val="21"/>
          <w:szCs w:val="21"/>
        </w:rPr>
        <w:t>用户模块中最重要的就是如何保证用户信息安全，如何有效校验用户身份，后面就从用户注册、登录和鉴权讲解具体设计和实现。</w:t>
      </w:r>
    </w:p>
    <w:p>
      <w:pPr>
        <w:numPr>
          <w:ilvl w:val="0"/>
          <w:numId w:val="10"/>
        </w:numPr>
        <w:bidi w:val="0"/>
        <w:ind w:left="425" w:leftChars="0" w:hanging="425" w:firstLineChars="0"/>
        <w:rPr>
          <w:rFonts w:hint="eastAsia"/>
        </w:rPr>
      </w:pPr>
      <w:r>
        <w:rPr>
          <w:rFonts w:hint="default"/>
        </w:rPr>
        <w:t>用户注册</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rPr>
      </w:pPr>
      <w:r>
        <w:rPr>
          <w:rFonts w:hint="default"/>
        </w:rPr>
        <w:t>用户注册首先需要填写邮箱账号和密码，后台会对填写的邮箱账号下发一个邮件，用户还需要填写邮件里验证码，后台只对验证码缓存一分钟，过期无效，可以有效避免用户恶意注册账号，当用户填写好所有信息提交注册，后台会验证验证码是否正确，是否有过期，如果都正确，那么后台会往数据库里插入一条用户信息，会保存用户的账号和经过哈希的密码，后台不会保存真实密码，会对密码进行哈希计算，这样当数据库泄露，也无法获知用户的真实密码。</w:t>
      </w:r>
    </w:p>
    <w:p>
      <w:pPr>
        <w:jc w:val="center"/>
        <w:rPr>
          <w:rFonts w:hint="eastAsia"/>
        </w:rPr>
      </w:pPr>
      <w:r>
        <w:rPr>
          <w:rFonts w:hint="eastAsia"/>
        </w:rPr>
        <w:drawing>
          <wp:inline distT="0" distB="0" distL="114300" distR="114300">
            <wp:extent cx="4719320" cy="3554730"/>
            <wp:effectExtent l="0" t="0" r="0" b="0"/>
            <wp:docPr id="12" name="图片 12" descr="用户注册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用户注册流程图"/>
                    <pic:cNvPicPr>
                      <a:picLocks noChangeAspect="1"/>
                    </pic:cNvPicPr>
                  </pic:nvPicPr>
                  <pic:blipFill>
                    <a:blip r:embed="rId14"/>
                    <a:stretch>
                      <a:fillRect/>
                    </a:stretch>
                  </pic:blipFill>
                  <pic:spPr>
                    <a:xfrm>
                      <a:off x="0" y="0"/>
                      <a:ext cx="4719320" cy="3554730"/>
                    </a:xfrm>
                    <a:prstGeom prst="rect">
                      <a:avLst/>
                    </a:prstGeom>
                  </pic:spPr>
                </pic:pic>
              </a:graphicData>
            </a:graphic>
          </wp:inline>
        </w:drawing>
      </w:r>
    </w:p>
    <w:p>
      <w:pPr>
        <w:jc w:val="center"/>
        <w:rPr>
          <w:rFonts w:hint="default"/>
          <w:sz w:val="21"/>
          <w:szCs w:val="21"/>
        </w:rPr>
      </w:pPr>
      <w:r>
        <w:rPr>
          <w:rFonts w:hint="default"/>
          <w:sz w:val="21"/>
          <w:szCs w:val="21"/>
        </w:rPr>
        <w:t>图4.3 用户注册流程图</w:t>
      </w:r>
    </w:p>
    <w:p>
      <w:pPr>
        <w:numPr>
          <w:ilvl w:val="0"/>
          <w:numId w:val="10"/>
        </w:numPr>
        <w:bidi w:val="0"/>
        <w:ind w:left="425" w:leftChars="0" w:hanging="425" w:firstLineChars="0"/>
        <w:rPr>
          <w:rFonts w:hint="eastAsia"/>
        </w:rPr>
      </w:pPr>
      <w:r>
        <w:rPr>
          <w:rFonts w:hint="default"/>
        </w:rPr>
        <w:t>用户登录</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default"/>
        </w:rPr>
      </w:pPr>
      <w:r>
        <w:rPr>
          <w:rFonts w:hint="default"/>
        </w:rPr>
        <w:t>用户登录首先需要填写账号和密码，后台会校验用户的账号和密码，首先会对密码进行哈希，然后对数据库进行查询，如果查询到有该用户，会给用户生成一个token，存放到cookie[12]里面，用于后续鉴权，而且token可以携带一些用户信息，比如级别，用户id等，token主要使用JWT实现，JWT是一个数据结构，[13]它由Header、Payload、Signature三部分组成，Header主要描述JWT的元数据，比如签名的算法，token的类型；Payload用于存放实际需要传递的数据，比如后台存放了用户的id，级别等，Signature顾名思义是签名，是对前两个部分的签名，用于完整性校验，防止数据篡改。</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rPr>
      </w:pPr>
      <w:r>
        <w:rPr>
          <w:rFonts w:hint="eastAsia"/>
        </w:rPr>
        <w:drawing>
          <wp:inline distT="0" distB="0" distL="114300" distR="114300">
            <wp:extent cx="4282440" cy="2586990"/>
            <wp:effectExtent l="0" t="0" r="0" b="0"/>
            <wp:docPr id="14" name="图片 14" descr="用户登录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用户登录流程图"/>
                    <pic:cNvPicPr>
                      <a:picLocks noChangeAspect="1"/>
                    </pic:cNvPicPr>
                  </pic:nvPicPr>
                  <pic:blipFill>
                    <a:blip r:embed="rId15"/>
                    <a:stretch>
                      <a:fillRect/>
                    </a:stretch>
                  </pic:blipFill>
                  <pic:spPr>
                    <a:xfrm>
                      <a:off x="0" y="0"/>
                      <a:ext cx="4282440" cy="258699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20" w:firstLineChars="200"/>
        <w:jc w:val="center"/>
        <w:textAlignment w:val="auto"/>
        <w:outlineLvl w:val="9"/>
        <w:rPr>
          <w:rFonts w:hint="default"/>
          <w:sz w:val="21"/>
          <w:szCs w:val="21"/>
        </w:rPr>
      </w:pPr>
      <w:r>
        <w:rPr>
          <w:rFonts w:hint="default"/>
          <w:sz w:val="21"/>
          <w:szCs w:val="21"/>
        </w:rPr>
        <w:t>图4.4 用户登录流程图</w:t>
      </w:r>
    </w:p>
    <w:p>
      <w:pPr>
        <w:numPr>
          <w:ilvl w:val="0"/>
          <w:numId w:val="10"/>
        </w:numPr>
        <w:bidi w:val="0"/>
        <w:ind w:left="425" w:leftChars="0" w:hanging="425" w:firstLineChars="0"/>
        <w:rPr>
          <w:rFonts w:hint="eastAsia"/>
        </w:rPr>
      </w:pPr>
      <w:r>
        <w:rPr>
          <w:rFonts w:hint="default"/>
        </w:rPr>
        <w:t>鉴权</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default"/>
        </w:rPr>
      </w:pPr>
      <w:r>
        <w:rPr>
          <w:rFonts w:hint="default"/>
        </w:rPr>
        <w:t>用户访问受限资源的时候，会检查用户身份，此时会从HTTP的Header中获取用户令牌Token，然后会对Token进行解析校验，判断是否合法，是否过期，然后就会校验用户级别，因为Token里会携带用户的级别信息，然后根据级别来访问不同的资源。</w:t>
      </w:r>
    </w:p>
    <w:p>
      <w:pPr>
        <w:numPr>
          <w:ilvl w:val="0"/>
          <w:numId w:val="0"/>
        </w:numPr>
        <w:bidi w:val="0"/>
        <w:rPr>
          <w:rFonts w:hint="default"/>
        </w:rPr>
      </w:pPr>
      <w:r>
        <w:rPr>
          <w:rFonts w:hint="default"/>
        </w:rPr>
        <w:t>```</w:t>
      </w:r>
    </w:p>
    <w:p>
      <w:pPr>
        <w:numPr>
          <w:ilvl w:val="0"/>
          <w:numId w:val="0"/>
        </w:numPr>
        <w:bidi w:val="0"/>
        <w:rPr>
          <w:rFonts w:hint="default"/>
        </w:rPr>
      </w:pPr>
      <w:r>
        <w:rPr>
          <w:rFonts w:hint="default"/>
        </w:rPr>
        <w:t>// 从HTTP Header里获取Token</w:t>
      </w:r>
    </w:p>
    <w:p>
      <w:pPr>
        <w:numPr>
          <w:ilvl w:val="0"/>
          <w:numId w:val="0"/>
        </w:numPr>
        <w:bidi w:val="0"/>
        <w:rPr>
          <w:rFonts w:hint="default"/>
        </w:rPr>
      </w:pPr>
      <w:r>
        <w:rPr>
          <w:rFonts w:hint="default"/>
        </w:rPr>
        <w:t>tokenstring := r.Header.Get("Authorization")</w:t>
      </w:r>
    </w:p>
    <w:p>
      <w:pPr>
        <w:numPr>
          <w:ilvl w:val="0"/>
          <w:numId w:val="0"/>
        </w:numPr>
        <w:bidi w:val="0"/>
        <w:rPr>
          <w:rFonts w:hint="default"/>
        </w:rPr>
      </w:pPr>
      <w:r>
        <w:rPr>
          <w:rFonts w:hint="default"/>
        </w:rPr>
        <w:t>...</w:t>
      </w:r>
    </w:p>
    <w:p>
      <w:pPr>
        <w:numPr>
          <w:ilvl w:val="0"/>
          <w:numId w:val="0"/>
        </w:numPr>
        <w:bidi w:val="0"/>
        <w:rPr>
          <w:rFonts w:hint="default"/>
        </w:rPr>
      </w:pPr>
      <w:r>
        <w:rPr>
          <w:rFonts w:hint="default"/>
        </w:rPr>
        <w:t>// 校验Token</w:t>
      </w:r>
    </w:p>
    <w:p>
      <w:pPr>
        <w:numPr>
          <w:ilvl w:val="0"/>
          <w:numId w:val="0"/>
        </w:numPr>
        <w:bidi w:val="0"/>
        <w:rPr>
          <w:rFonts w:hint="default"/>
        </w:rPr>
      </w:pPr>
      <w:r>
        <w:rPr>
          <w:rFonts w:hint="default"/>
        </w:rPr>
        <w:t>ses, ok := ValidTokenWithClaims(tokenstring)</w:t>
      </w:r>
    </w:p>
    <w:p>
      <w:pPr>
        <w:numPr>
          <w:ilvl w:val="0"/>
          <w:numId w:val="0"/>
        </w:numPr>
        <w:bidi w:val="0"/>
        <w:rPr>
          <w:rFonts w:hint="default"/>
        </w:rPr>
      </w:pPr>
      <w:r>
        <w:rPr>
          <w:rFonts w:hint="default"/>
        </w:rPr>
        <w:t>...</w:t>
      </w:r>
    </w:p>
    <w:p>
      <w:pPr>
        <w:numPr>
          <w:ilvl w:val="0"/>
          <w:numId w:val="0"/>
        </w:numPr>
        <w:bidi w:val="0"/>
        <w:rPr>
          <w:rFonts w:hint="default"/>
        </w:rPr>
      </w:pPr>
      <w:r>
        <w:rPr>
          <w:rFonts w:hint="default"/>
        </w:rPr>
        <w:t>// 校验用户级别</w:t>
      </w:r>
    </w:p>
    <w:p>
      <w:pPr>
        <w:numPr>
          <w:ilvl w:val="0"/>
          <w:numId w:val="0"/>
        </w:numPr>
        <w:bidi w:val="0"/>
        <w:rPr>
          <w:rFonts w:hint="default"/>
        </w:rPr>
      </w:pPr>
      <w:r>
        <w:rPr>
          <w:rFonts w:hint="default"/>
        </w:rPr>
        <w:t>if ses.CheckAll() &amp;&amp; (ses.Level)&amp;level == ses.Level {</w:t>
      </w:r>
    </w:p>
    <w:p>
      <w:pPr>
        <w:numPr>
          <w:ilvl w:val="0"/>
          <w:numId w:val="0"/>
        </w:numPr>
        <w:bidi w:val="0"/>
        <w:rPr>
          <w:rFonts w:hint="default"/>
        </w:rPr>
      </w:pPr>
      <w:r>
        <w:rPr>
          <w:rFonts w:hint="default"/>
        </w:rPr>
        <w:tab/>
      </w:r>
      <w:r>
        <w:rPr>
          <w:rFonts w:hint="default"/>
        </w:rPr>
        <w:tab/>
      </w:r>
      <w:r>
        <w:rPr>
          <w:rFonts w:hint="default"/>
        </w:rPr>
        <w:tab/>
      </w:r>
      <w:r>
        <w:rPr>
          <w:rFonts w:hint="default"/>
        </w:rPr>
        <w:t>b.Logger.Info(fmt.Sprintf("userid=%d  access to resource", ses.Userid))</w:t>
      </w:r>
    </w:p>
    <w:p>
      <w:pPr>
        <w:numPr>
          <w:ilvl w:val="0"/>
          <w:numId w:val="0"/>
        </w:numPr>
        <w:bidi w:val="0"/>
        <w:rPr>
          <w:rFonts w:hint="default"/>
        </w:rPr>
      </w:pPr>
      <w:r>
        <w:rPr>
          <w:rFonts w:hint="default"/>
        </w:rPr>
        <w:tab/>
      </w:r>
      <w:r>
        <w:rPr>
          <w:rFonts w:hint="default"/>
        </w:rPr>
        <w:tab/>
      </w:r>
      <w:r>
        <w:rPr>
          <w:rFonts w:hint="default"/>
        </w:rPr>
        <w:tab/>
      </w:r>
      <w:r>
        <w:rPr>
          <w:rFonts w:hint="default"/>
        </w:rPr>
        <w:t>b.Ses = ses</w:t>
      </w:r>
    </w:p>
    <w:p>
      <w:pPr>
        <w:numPr>
          <w:ilvl w:val="0"/>
          <w:numId w:val="0"/>
        </w:numPr>
        <w:bidi w:val="0"/>
        <w:rPr>
          <w:rFonts w:hint="default"/>
        </w:rPr>
      </w:pPr>
      <w:r>
        <w:rPr>
          <w:rFonts w:hint="default"/>
        </w:rPr>
        <w:tab/>
      </w:r>
      <w:r>
        <w:rPr>
          <w:rFonts w:hint="default"/>
        </w:rPr>
        <w:tab/>
      </w:r>
      <w:r>
        <w:rPr>
          <w:rFonts w:hint="default"/>
        </w:rPr>
        <w:tab/>
      </w:r>
      <w:r>
        <w:rPr>
          <w:rFonts w:hint="default"/>
        </w:rPr>
        <w:t>return next(w, r, b)</w:t>
      </w:r>
    </w:p>
    <w:p>
      <w:pPr>
        <w:numPr>
          <w:ilvl w:val="0"/>
          <w:numId w:val="0"/>
        </w:numPr>
        <w:bidi w:val="0"/>
        <w:rPr>
          <w:rFonts w:hint="default"/>
        </w:rPr>
      </w:pPr>
      <w:r>
        <w:rPr>
          <w:rFonts w:hint="default"/>
        </w:rPr>
        <w:t>}</w:t>
      </w:r>
    </w:p>
    <w:p>
      <w:pPr>
        <w:numPr>
          <w:ilvl w:val="0"/>
          <w:numId w:val="0"/>
        </w:numPr>
        <w:bidi w:val="0"/>
        <w:rPr>
          <w:rFonts w:hint="default"/>
        </w:rPr>
      </w:pPr>
      <w:r>
        <w:rPr>
          <w:rFonts w:hint="default"/>
        </w:rPr>
        <w: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default"/>
        </w:rPr>
      </w:pPr>
      <w:r>
        <w:rPr>
          <w:rFonts w:hint="default"/>
        </w:rPr>
        <w:t>以上代码是用户鉴权的部分片段。</w:t>
      </w:r>
    </w:p>
    <w:p>
      <w:pPr>
        <w:pStyle w:val="3"/>
        <w:numPr>
          <w:ilvl w:val="0"/>
          <w:numId w:val="0"/>
        </w:numPr>
        <w:bidi w:val="0"/>
        <w:ind w:leftChars="0"/>
        <w:rPr>
          <w:rFonts w:hint="eastAsia" w:ascii="黑体" w:hAnsi="黑体" w:eastAsia="黑体" w:cs="黑体"/>
        </w:rPr>
      </w:pPr>
      <w:bookmarkStart w:id="41" w:name="_Toc176466489"/>
      <w:r>
        <w:rPr>
          <w:rFonts w:hint="eastAsia" w:ascii="黑体" w:hAnsi="黑体" w:eastAsia="黑体" w:cs="黑体"/>
        </w:rPr>
        <w:t xml:space="preserve">4.3 </w:t>
      </w:r>
      <w:r>
        <w:rPr>
          <w:rFonts w:hint="default" w:ascii="黑体" w:hAnsi="黑体" w:cs="黑体"/>
        </w:rPr>
        <w:t>私信</w:t>
      </w:r>
      <w:r>
        <w:rPr>
          <w:rFonts w:hint="eastAsia" w:ascii="黑体" w:hAnsi="黑体" w:eastAsia="黑体" w:cs="黑体"/>
        </w:rPr>
        <w:t>模块</w:t>
      </w:r>
      <w:bookmarkEnd w:id="41"/>
    </w:p>
    <w:p>
      <w:pPr>
        <w:rPr>
          <w:rFonts w:hint="eastAsia" w:ascii="黑体" w:hAnsi="黑体" w:eastAsia="黑体" w:cs="黑体"/>
        </w:rPr>
      </w:pPr>
    </w:p>
    <w:p>
      <w:pPr>
        <w:pStyle w:val="4"/>
        <w:bidi w:val="0"/>
        <w:rPr>
          <w:rFonts w:hint="eastAsia" w:ascii="黑体" w:hAnsi="黑体" w:eastAsia="黑体" w:cs="黑体"/>
        </w:rPr>
      </w:pPr>
      <w:bookmarkStart w:id="42" w:name="_Toc197364116"/>
      <w:r>
        <w:rPr>
          <w:rFonts w:hint="eastAsia" w:ascii="黑体" w:hAnsi="黑体" w:eastAsia="黑体" w:cs="黑体"/>
        </w:rPr>
        <w:t>4.3.1 API设计与实现</w:t>
      </w:r>
      <w:bookmarkEnd w:id="42"/>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default"/>
        </w:rPr>
      </w:pPr>
      <w:r>
        <w:rPr>
          <w:rFonts w:hint="default"/>
        </w:rPr>
        <w:t>私信模块是提供用户可以与其他用户聊天的功能，用户可以点对点与用户实时聊天，即使用户不在线，消息内容会保存在数据库中，待用户上线既可获取最新的消息，并且用户可以回看历史消息，并且会话窗口会一直保存。</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rPr>
      </w:pPr>
      <w:r>
        <w:rPr>
          <w:rFonts w:hint="eastAsia"/>
        </w:rPr>
        <w:drawing>
          <wp:inline distT="0" distB="0" distL="114300" distR="114300">
            <wp:extent cx="5267960" cy="1318260"/>
            <wp:effectExtent l="0" t="0" r="15240" b="2540"/>
            <wp:docPr id="16" name="图片 16"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未命名文件 (2)"/>
                    <pic:cNvPicPr>
                      <a:picLocks noChangeAspect="1"/>
                    </pic:cNvPicPr>
                  </pic:nvPicPr>
                  <pic:blipFill>
                    <a:blip r:embed="rId16"/>
                    <a:stretch>
                      <a:fillRect/>
                    </a:stretch>
                  </pic:blipFill>
                  <pic:spPr>
                    <a:xfrm>
                      <a:off x="0" y="0"/>
                      <a:ext cx="5267960" cy="131826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420" w:firstLineChars="200"/>
        <w:jc w:val="center"/>
        <w:textAlignment w:val="auto"/>
        <w:outlineLvl w:val="9"/>
        <w:rPr>
          <w:rFonts w:hint="eastAsia"/>
          <w:sz w:val="21"/>
          <w:szCs w:val="21"/>
        </w:rPr>
      </w:pPr>
      <w:r>
        <w:rPr>
          <w:rFonts w:hint="default"/>
          <w:sz w:val="21"/>
          <w:szCs w:val="21"/>
        </w:rPr>
        <w:t>图4.5 私信模块服务接口示意图</w:t>
      </w:r>
    </w:p>
    <w:p>
      <w:pPr>
        <w:numPr>
          <w:ilvl w:val="0"/>
          <w:numId w:val="11"/>
        </w:numPr>
        <w:ind w:left="420" w:leftChars="0" w:hanging="420" w:firstLineChars="0"/>
        <w:rPr>
          <w:rFonts w:hint="eastAsia"/>
        </w:rPr>
      </w:pPr>
      <w:r>
        <w:rPr>
          <w:rFonts w:hint="default"/>
        </w:rPr>
        <w:t>CreateWindows</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default"/>
        </w:rPr>
      </w:pPr>
      <w:r>
        <w:rPr>
          <w:rFonts w:hint="default"/>
        </w:rPr>
        <w:t>创建临时会话窗口API，当用户A跟用户B聊天的时候，需要先创建一个窗口ID，用户A和用户B都会保存这个窗口ID，用于后续保存的消息都绑定这个窗口ID，这样可以方便通过窗口ID拉取未读消息，历史消息等。</w:t>
      </w:r>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leftChars="0" w:right="0" w:rightChars="0" w:hanging="420" w:firstLineChars="0"/>
        <w:jc w:val="left"/>
        <w:textAlignment w:val="auto"/>
        <w:outlineLvl w:val="9"/>
        <w:rPr>
          <w:rFonts w:hint="default"/>
        </w:rPr>
      </w:pPr>
      <w:r>
        <w:rPr>
          <w:rFonts w:hint="default"/>
        </w:rPr>
        <w:t>GetWindows</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default"/>
        </w:rPr>
      </w:pPr>
      <w:r>
        <w:rPr>
          <w:rFonts w:hint="default"/>
        </w:rPr>
        <w:t>拉取临时会话窗口API，根据用户ID查询数据库用户创建的窗口列表，列表内容有最后聊天消息，最后发送时间，未读数等。</w:t>
      </w:r>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leftChars="0" w:right="0" w:rightChars="0" w:hanging="420" w:firstLineChars="0"/>
        <w:jc w:val="left"/>
        <w:textAlignment w:val="auto"/>
        <w:outlineLvl w:val="9"/>
        <w:rPr>
          <w:rFonts w:hint="default"/>
        </w:rPr>
      </w:pPr>
      <w:r>
        <w:rPr>
          <w:rFonts w:hint="default"/>
        </w:rPr>
        <w:t>SendMessage</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default"/>
        </w:rPr>
      </w:pPr>
      <w:r>
        <w:rPr>
          <w:rFonts w:hint="default"/>
        </w:rPr>
        <w:t>发送消息API，用户之间发送的消息最后都会落地存储保存在了数据库中，用户可以通过查看历史消息，这里会有一个状态标记消息是否未读，这样在拉取未读消息的时候可以通过这个字段进行拉取。</w:t>
      </w:r>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leftChars="0" w:right="0" w:rightChars="0" w:hanging="420" w:firstLineChars="0"/>
        <w:jc w:val="left"/>
        <w:textAlignment w:val="auto"/>
        <w:outlineLvl w:val="9"/>
        <w:rPr>
          <w:rFonts w:hint="default"/>
        </w:rPr>
      </w:pPr>
      <w:r>
        <w:rPr>
          <w:rFonts w:hint="default"/>
        </w:rPr>
        <w:t>RecvMessage</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default"/>
        </w:rPr>
      </w:pPr>
      <w:r>
        <w:rPr>
          <w:rFonts w:hint="default"/>
        </w:rPr>
        <w:t>接收未读消息API，根据用户ID和窗口ID拉取数据库未读的消息，可以支持分页拉取。</w:t>
      </w:r>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leftChars="0" w:right="0" w:rightChars="0" w:hanging="420" w:firstLineChars="0"/>
        <w:jc w:val="left"/>
        <w:textAlignment w:val="auto"/>
        <w:outlineLvl w:val="9"/>
        <w:rPr>
          <w:rFonts w:hint="default"/>
        </w:rPr>
      </w:pPr>
      <w:r>
        <w:rPr>
          <w:rFonts w:hint="default"/>
        </w:rPr>
        <w:t>RecHisMessage</w:t>
      </w:r>
    </w:p>
    <w:p>
      <w:pPr>
        <w:numPr>
          <w:ilvl w:val="0"/>
          <w:numId w:val="0"/>
        </w:numPr>
        <w:ind w:firstLine="420" w:firstLineChars="0"/>
        <w:rPr>
          <w:rFonts w:hint="default"/>
        </w:rPr>
      </w:pPr>
      <w:r>
        <w:rPr>
          <w:rFonts w:hint="default"/>
        </w:rPr>
        <w:t>获取历史消息API，根据用户ID和窗口ID拉取数据库中的消息，可以支持分页拉取。</w:t>
      </w:r>
    </w:p>
    <w:p>
      <w:pPr>
        <w:pStyle w:val="4"/>
        <w:bidi w:val="0"/>
        <w:rPr>
          <w:rFonts w:hint="eastAsia" w:ascii="黑体" w:hAnsi="黑体" w:eastAsia="黑体" w:cs="黑体"/>
        </w:rPr>
      </w:pPr>
      <w:bookmarkStart w:id="43" w:name="_Toc1383946644"/>
      <w:r>
        <w:rPr>
          <w:rFonts w:hint="eastAsia" w:ascii="黑体" w:hAnsi="黑体" w:eastAsia="黑体" w:cs="黑体"/>
        </w:rPr>
        <w:t>4.3.2 点对点聊天实现</w:t>
      </w:r>
      <w:bookmarkEnd w:id="43"/>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default"/>
        </w:rPr>
      </w:pPr>
      <w:r>
        <w:rPr>
          <w:rFonts w:hint="default"/>
        </w:rPr>
        <w:t>用户之间消息发送，需要后端能够有主动推送消息的能力，但是现有HTTP协议无法支持，因为HTTP协议是无状态的，模型是请求与响应，后端无法感知用户的连接是哪个，所以后端使用了WebSocket[14]协议，WebSocket基于TCP协议的应用层协议，可以主动双向数据传输，这样当用户打开一个会话窗口的时候，前端就会与后端建议WebSocket连接，后端会保存WebSocket连接并与用户信息进行绑定，然后当用户发送聊天的时候，后台会查询接收方对的WebSocket连接是否存在，如果存在，则通过连接推送到前端，前端进行展示消息，如果不存在，会给这则消息标记状态并保存到数据库中，待用户上线的时候可以拉取最新的消息。[15]</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rPr>
      </w:pPr>
      <w:r>
        <w:rPr>
          <w:rFonts w:hint="eastAsia"/>
        </w:rPr>
        <w:drawing>
          <wp:inline distT="0" distB="0" distL="114300" distR="114300">
            <wp:extent cx="3874770" cy="2844800"/>
            <wp:effectExtent l="0" t="0" r="0" b="0"/>
            <wp:docPr id="18" name="图片 18" descr="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未命名文件 (4)"/>
                    <pic:cNvPicPr>
                      <a:picLocks noChangeAspect="1"/>
                    </pic:cNvPicPr>
                  </pic:nvPicPr>
                  <pic:blipFill>
                    <a:blip r:embed="rId17"/>
                    <a:stretch>
                      <a:fillRect/>
                    </a:stretch>
                  </pic:blipFill>
                  <pic:spPr>
                    <a:xfrm>
                      <a:off x="0" y="0"/>
                      <a:ext cx="3874770" cy="284480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420" w:firstLineChars="200"/>
        <w:jc w:val="center"/>
        <w:textAlignment w:val="auto"/>
        <w:outlineLvl w:val="9"/>
        <w:rPr>
          <w:rFonts w:hint="default"/>
          <w:sz w:val="21"/>
          <w:szCs w:val="21"/>
        </w:rPr>
      </w:pPr>
      <w:r>
        <w:rPr>
          <w:rFonts w:hint="default"/>
          <w:sz w:val="21"/>
          <w:szCs w:val="21"/>
        </w:rPr>
        <w:t>图4.6 消息发送的流程图</w:t>
      </w:r>
    </w:p>
    <w:p>
      <w:pPr>
        <w:pStyle w:val="3"/>
        <w:numPr>
          <w:ilvl w:val="0"/>
          <w:numId w:val="0"/>
        </w:numPr>
        <w:bidi w:val="0"/>
        <w:ind w:leftChars="0"/>
        <w:rPr>
          <w:rFonts w:hint="eastAsia" w:ascii="黑体" w:hAnsi="黑体" w:eastAsia="黑体" w:cs="黑体"/>
        </w:rPr>
      </w:pPr>
      <w:bookmarkStart w:id="44" w:name="_Toc595865051"/>
      <w:r>
        <w:rPr>
          <w:rFonts w:hint="eastAsia" w:ascii="黑体" w:hAnsi="黑体" w:eastAsia="黑体" w:cs="黑体"/>
        </w:rPr>
        <w:t>4.4 点赞模块</w:t>
      </w:r>
      <w:bookmarkEnd w:id="44"/>
    </w:p>
    <w:p>
      <w:pPr>
        <w:rPr>
          <w:rFonts w:hint="eastAsia"/>
        </w:rPr>
      </w:pPr>
    </w:p>
    <w:p>
      <w:pPr>
        <w:rPr>
          <w:rFonts w:hint="default" w:ascii="黑体" w:hAnsi="黑体" w:eastAsia="黑体" w:cs="黑体"/>
        </w:rPr>
      </w:pPr>
      <w:r>
        <w:rPr>
          <w:rFonts w:hint="default" w:ascii="黑体" w:hAnsi="黑体" w:eastAsia="黑体" w:cs="黑体"/>
        </w:rPr>
        <w:t>4.4.1 API设计与实现</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default"/>
        </w:rPr>
      </w:pPr>
      <w:r>
        <w:rPr>
          <w:rFonts w:hint="default"/>
        </w:rPr>
        <w:t>用户可以给文章进行点赞，可以给评论进行点赞，后台会记录这些点赞的数量，其他用户可以看到自己文章被点赞的数量，评论被点赞的数量，在个人资料中也可以看到自己被点赞了多少次，这里后台把这些操作归到点赞的模块里面，划分为一个服务。</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default"/>
        </w:rPr>
      </w:pPr>
      <w:r>
        <w:rPr>
          <w:rFonts w:hint="default"/>
        </w:rPr>
        <w:drawing>
          <wp:inline distT="0" distB="0" distL="114300" distR="114300">
            <wp:extent cx="4274820" cy="572135"/>
            <wp:effectExtent l="0" t="0" r="17780" b="12065"/>
            <wp:docPr id="20" name="图片 20" descr="未命名文件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未命名文件 (6)"/>
                    <pic:cNvPicPr>
                      <a:picLocks noChangeAspect="1"/>
                    </pic:cNvPicPr>
                  </pic:nvPicPr>
                  <pic:blipFill>
                    <a:blip r:embed="rId18"/>
                    <a:stretch>
                      <a:fillRect/>
                    </a:stretch>
                  </pic:blipFill>
                  <pic:spPr>
                    <a:xfrm>
                      <a:off x="0" y="0"/>
                      <a:ext cx="4274820" cy="57213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420" w:firstLineChars="200"/>
        <w:jc w:val="center"/>
        <w:textAlignment w:val="auto"/>
        <w:outlineLvl w:val="9"/>
        <w:rPr>
          <w:rFonts w:hint="default"/>
          <w:sz w:val="21"/>
          <w:szCs w:val="21"/>
        </w:rPr>
      </w:pPr>
      <w:r>
        <w:rPr>
          <w:rFonts w:hint="default"/>
          <w:sz w:val="21"/>
          <w:szCs w:val="21"/>
        </w:rPr>
        <w:t>图4.7 点赞模块服务接口示意图</w:t>
      </w:r>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rFonts w:hint="default"/>
          <w:sz w:val="21"/>
          <w:szCs w:val="21"/>
        </w:rPr>
      </w:pPr>
      <w:r>
        <w:rPr>
          <w:rFonts w:hint="default"/>
          <w:sz w:val="21"/>
          <w:szCs w:val="21"/>
        </w:rPr>
        <w:t>GetPostClicks</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 w:val="21"/>
          <w:szCs w:val="21"/>
        </w:rPr>
      </w:pPr>
      <w:r>
        <w:rPr>
          <w:rFonts w:hint="default"/>
          <w:sz w:val="21"/>
          <w:szCs w:val="21"/>
        </w:rPr>
        <w:t>获取文章点赞的数量API，根据文章ID和用户ID先拉取缓存中的数据，如果缓存数据过期，那么从数据库中拉取，并写回缓存中，最后将文章点赞数返回。</w:t>
      </w:r>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rFonts w:hint="default"/>
          <w:sz w:val="21"/>
          <w:szCs w:val="21"/>
        </w:rPr>
      </w:pPr>
      <w:r>
        <w:rPr>
          <w:rFonts w:hint="default"/>
          <w:sz w:val="21"/>
          <w:szCs w:val="21"/>
        </w:rPr>
        <w:t>OnClick</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 w:val="21"/>
          <w:szCs w:val="21"/>
        </w:rPr>
      </w:pPr>
      <w:r>
        <w:rPr>
          <w:rFonts w:hint="default"/>
          <w:sz w:val="21"/>
          <w:szCs w:val="21"/>
        </w:rPr>
        <w:t>对文章、评论点赞的API，这个API后台做了通用的数据结构，用Type来标示区分是文章还是评论事件，然后根据TypeID来标示文章ID或者评论ID，然后对缓存数据进行修改，并且将点赞事件推送到缓存的队列中去，等定时任务触发，将点赞事件的数据更新到数据库中。</w:t>
      </w:r>
    </w:p>
    <w:p>
      <w:pPr>
        <w:rPr>
          <w:rFonts w:hint="default" w:ascii="黑体" w:hAnsi="黑体" w:eastAsia="黑体" w:cs="黑体"/>
        </w:rPr>
      </w:pPr>
      <w:r>
        <w:rPr>
          <w:rFonts w:hint="default" w:ascii="黑体" w:hAnsi="黑体" w:eastAsia="黑体" w:cs="黑体"/>
        </w:rPr>
        <w:t>4.4.2 避免高频点赞导致数据库不可用实现</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default"/>
        </w:rPr>
      </w:pPr>
      <w:r>
        <w:rPr>
          <w:rFonts w:hint="default"/>
        </w:rPr>
        <w:t>点赞是非常频繁的操作，如果每次点赞都去修改数据库的数据，那么对数据库压力是非常的大，因为后台会跟数据库建立很多连接，每次点赞就建立一个连接，那么当点赞非常频繁的时候，那么会导致数据库连接过多而不可用，因为数据库有连接数限制，超出这个限制，后续的请求建立连接都会失败，这个会影响整个业务，因为其他业务也需要对数据库进行操作，但是此时数据库连接数过多，导致失败，所以为了避免高频点赞，后台使用Redis作为缓存，点赞的操作均在Redis中完成，这里使用了Redis的哈希表，可以建立多级映射，可以保存很多信息，这里只需要保存用户点赞操作的时间，用户点赞的状态（用户点赞之后，再次点赞就是取消点赞）以及点赞的数量（文章或某个评论的点赞数量）。</w:t>
      </w:r>
    </w:p>
    <w:p>
      <w:pPr>
        <w:bidi w:val="0"/>
        <w:jc w:val="center"/>
        <w:rPr>
          <w:rFonts w:hint="eastAsia"/>
        </w:rPr>
      </w:pPr>
      <w:r>
        <w:rPr>
          <w:rFonts w:hint="eastAsia"/>
        </w:rPr>
        <w:drawing>
          <wp:inline distT="0" distB="0" distL="114300" distR="114300">
            <wp:extent cx="3561080" cy="2847975"/>
            <wp:effectExtent l="0" t="0" r="0" b="0"/>
            <wp:docPr id="21" name="图片 21" descr="未命名文件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未命名文件 (8)"/>
                    <pic:cNvPicPr>
                      <a:picLocks noChangeAspect="1"/>
                    </pic:cNvPicPr>
                  </pic:nvPicPr>
                  <pic:blipFill>
                    <a:blip r:embed="rId19"/>
                    <a:stretch>
                      <a:fillRect/>
                    </a:stretch>
                  </pic:blipFill>
                  <pic:spPr>
                    <a:xfrm>
                      <a:off x="0" y="0"/>
                      <a:ext cx="3561080" cy="2847975"/>
                    </a:xfrm>
                    <a:prstGeom prst="rect">
                      <a:avLst/>
                    </a:prstGeom>
                  </pic:spPr>
                </pic:pic>
              </a:graphicData>
            </a:graphic>
          </wp:inline>
        </w:drawing>
      </w:r>
    </w:p>
    <w:p>
      <w:pPr>
        <w:bidi w:val="0"/>
        <w:jc w:val="center"/>
        <w:rPr>
          <w:rFonts w:hint="default"/>
          <w:sz w:val="21"/>
          <w:szCs w:val="21"/>
        </w:rPr>
      </w:pPr>
      <w:r>
        <w:rPr>
          <w:rFonts w:hint="default"/>
          <w:sz w:val="21"/>
          <w:szCs w:val="21"/>
        </w:rPr>
        <w:t>图4.8 Redis中的数据结构示意图</w:t>
      </w:r>
    </w:p>
    <w:p>
      <w:pPr>
        <w:bidi w:val="0"/>
        <w:jc w:val="center"/>
        <w:rPr>
          <w:rFonts w:hint="default"/>
          <w:sz w:val="21"/>
          <w:szCs w:val="21"/>
        </w:rPr>
      </w:pPr>
      <w:r>
        <w:rPr>
          <w:rFonts w:hint="default"/>
          <w:sz w:val="21"/>
          <w:szCs w:val="21"/>
        </w:rPr>
        <w:drawing>
          <wp:inline distT="0" distB="0" distL="114300" distR="114300">
            <wp:extent cx="5265420" cy="2002790"/>
            <wp:effectExtent l="0" t="0" r="0" b="0"/>
            <wp:docPr id="15" name="图片 15" descr="未命名文件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未命名文件 (10)"/>
                    <pic:cNvPicPr>
                      <a:picLocks noChangeAspect="1"/>
                    </pic:cNvPicPr>
                  </pic:nvPicPr>
                  <pic:blipFill>
                    <a:blip r:embed="rId20"/>
                    <a:stretch>
                      <a:fillRect/>
                    </a:stretch>
                  </pic:blipFill>
                  <pic:spPr>
                    <a:xfrm>
                      <a:off x="0" y="0"/>
                      <a:ext cx="5265420" cy="2002790"/>
                    </a:xfrm>
                    <a:prstGeom prst="rect">
                      <a:avLst/>
                    </a:prstGeom>
                  </pic:spPr>
                </pic:pic>
              </a:graphicData>
            </a:graphic>
          </wp:inline>
        </w:drawing>
      </w:r>
    </w:p>
    <w:p>
      <w:pPr>
        <w:bidi w:val="0"/>
        <w:jc w:val="center"/>
        <w:rPr>
          <w:rFonts w:hint="default"/>
          <w:sz w:val="21"/>
          <w:szCs w:val="21"/>
        </w:rPr>
      </w:pPr>
      <w:r>
        <w:rPr>
          <w:rFonts w:hint="default"/>
          <w:sz w:val="21"/>
          <w:szCs w:val="21"/>
        </w:rPr>
        <w:t>图4.9 后台点赞处理流程图</w:t>
      </w:r>
    </w:p>
    <w:p>
      <w:pPr>
        <w:pStyle w:val="3"/>
        <w:numPr>
          <w:ilvl w:val="0"/>
          <w:numId w:val="0"/>
        </w:numPr>
        <w:bidi w:val="0"/>
        <w:ind w:leftChars="0"/>
        <w:rPr>
          <w:rFonts w:hint="eastAsia" w:ascii="黑体" w:hAnsi="黑体" w:eastAsia="黑体" w:cs="黑体"/>
        </w:rPr>
      </w:pPr>
      <w:bookmarkStart w:id="45" w:name="_Toc987666196"/>
      <w:r>
        <w:rPr>
          <w:rFonts w:hint="eastAsia" w:ascii="黑体" w:hAnsi="黑体" w:eastAsia="黑体" w:cs="黑体"/>
        </w:rPr>
        <w:t>4.5 文章模块</w:t>
      </w:r>
      <w:bookmarkEnd w:id="45"/>
    </w:p>
    <w:p>
      <w:pPr>
        <w:rPr>
          <w:rFonts w:hint="eastAsia" w:ascii="黑体" w:hAnsi="黑体" w:eastAsia="黑体" w:cs="黑体"/>
        </w:rPr>
      </w:pPr>
    </w:p>
    <w:p>
      <w:pPr>
        <w:pStyle w:val="4"/>
        <w:bidi w:val="0"/>
        <w:rPr>
          <w:rFonts w:hint="eastAsia" w:ascii="黑体" w:hAnsi="黑体" w:eastAsia="黑体" w:cs="黑体"/>
        </w:rPr>
      </w:pPr>
      <w:bookmarkStart w:id="46" w:name="_Toc1804648509"/>
      <w:r>
        <w:rPr>
          <w:rFonts w:hint="eastAsia" w:ascii="黑体" w:hAnsi="黑体" w:eastAsia="黑体" w:cs="黑体"/>
        </w:rPr>
        <w:t>4.5.1 API设计与实现</w:t>
      </w:r>
      <w:bookmarkEnd w:id="46"/>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default"/>
        </w:rPr>
      </w:pPr>
      <w:r>
        <w:rPr>
          <w:rFonts w:hint="default"/>
        </w:rPr>
        <w:t>文章模块是与前端主要交互模块之一，它涉及用户发表的文章，在主页拉取文章列表并显示摘要，用户管理自己的文章等，这些功能都统一归纳到文章模块内，文章模块即是一个服务，对外提供文章相关操作的接口。</w:t>
      </w:r>
    </w:p>
    <w:p>
      <w:pPr>
        <w:bidi w:val="0"/>
        <w:jc w:val="center"/>
        <w:rPr>
          <w:rFonts w:hint="eastAsia"/>
        </w:rPr>
      </w:pPr>
      <w:r>
        <w:rPr>
          <w:rFonts w:hint="eastAsia"/>
        </w:rPr>
        <w:drawing>
          <wp:inline distT="0" distB="0" distL="114300" distR="114300">
            <wp:extent cx="5267960" cy="1852930"/>
            <wp:effectExtent l="0" t="0" r="15240" b="1270"/>
            <wp:docPr id="19" name="图片 19" descr="未命名文件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未命名文件 (12)"/>
                    <pic:cNvPicPr>
                      <a:picLocks noChangeAspect="1"/>
                    </pic:cNvPicPr>
                  </pic:nvPicPr>
                  <pic:blipFill>
                    <a:blip r:embed="rId21"/>
                    <a:stretch>
                      <a:fillRect/>
                    </a:stretch>
                  </pic:blipFill>
                  <pic:spPr>
                    <a:xfrm>
                      <a:off x="0" y="0"/>
                      <a:ext cx="5267960" cy="1852930"/>
                    </a:xfrm>
                    <a:prstGeom prst="rect">
                      <a:avLst/>
                    </a:prstGeom>
                  </pic:spPr>
                </pic:pic>
              </a:graphicData>
            </a:graphic>
          </wp:inline>
        </w:drawing>
      </w:r>
    </w:p>
    <w:p>
      <w:pPr>
        <w:bidi w:val="0"/>
        <w:jc w:val="center"/>
        <w:rPr>
          <w:rFonts w:hint="default"/>
        </w:rPr>
      </w:pPr>
      <w:r>
        <w:rPr>
          <w:rFonts w:hint="default"/>
        </w:rPr>
        <w:t>图4.10 文章模块服务接口示意图</w:t>
      </w:r>
    </w:p>
    <w:p>
      <w:pPr>
        <w:numPr>
          <w:ilvl w:val="0"/>
          <w:numId w:val="11"/>
        </w:numPr>
        <w:bidi w:val="0"/>
        <w:ind w:left="420" w:leftChars="0" w:hanging="420" w:firstLineChars="0"/>
        <w:jc w:val="both"/>
        <w:rPr>
          <w:rFonts w:hint="eastAsia"/>
        </w:rPr>
      </w:pPr>
      <w:r>
        <w:rPr>
          <w:rFonts w:hint="default"/>
        </w:rPr>
        <w:t>PostPublish</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rPr>
      </w:pPr>
      <w:r>
        <w:rPr>
          <w:rFonts w:hint="default"/>
        </w:rPr>
        <w:t>发布文章API，用户发表文章需要调此接口进行发布，将用户发表文章的信息更新到数据库中</w:t>
      </w:r>
    </w:p>
    <w:p>
      <w:pPr>
        <w:numPr>
          <w:ilvl w:val="0"/>
          <w:numId w:val="11"/>
        </w:numPr>
        <w:bidi w:val="0"/>
        <w:ind w:left="420" w:leftChars="0" w:hanging="420" w:firstLineChars="0"/>
        <w:jc w:val="both"/>
        <w:rPr>
          <w:rFonts w:hint="eastAsia"/>
        </w:rPr>
      </w:pPr>
      <w:r>
        <w:rPr>
          <w:rFonts w:hint="default"/>
        </w:rPr>
        <w:t>PostGet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rPr>
      </w:pPr>
      <w:r>
        <w:rPr>
          <w:rFonts w:hint="default"/>
        </w:rPr>
        <w:t>获取文章的API，用户浏览文章的时候需要调用此接口，该接口户会根据文章的ID返回文章的内容。</w:t>
      </w:r>
    </w:p>
    <w:p>
      <w:pPr>
        <w:numPr>
          <w:ilvl w:val="0"/>
          <w:numId w:val="11"/>
        </w:numPr>
        <w:bidi w:val="0"/>
        <w:ind w:left="420" w:leftChars="0" w:hanging="420" w:firstLineChars="0"/>
        <w:jc w:val="both"/>
        <w:rPr>
          <w:rFonts w:hint="eastAsia"/>
        </w:rPr>
      </w:pPr>
      <w:r>
        <w:rPr>
          <w:rFonts w:hint="default"/>
        </w:rPr>
        <w:t>PostAuthorMutiGet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rPr>
      </w:pPr>
      <w:r>
        <w:rPr>
          <w:rFonts w:hint="default"/>
        </w:rPr>
        <w:t>获取用户发表文章的列表的API，此接口用于专门拉取某个用户的文章列表，该接口根据用户ID查询数据库，将文章列表信息拉取出来。</w:t>
      </w:r>
    </w:p>
    <w:p>
      <w:pPr>
        <w:numPr>
          <w:ilvl w:val="0"/>
          <w:numId w:val="11"/>
        </w:numPr>
        <w:bidi w:val="0"/>
        <w:ind w:left="420" w:leftChars="0" w:hanging="420" w:firstLineChars="0"/>
        <w:jc w:val="both"/>
        <w:rPr>
          <w:rFonts w:hint="default"/>
        </w:rPr>
      </w:pPr>
      <w:r>
        <w:rPr>
          <w:rFonts w:hint="default"/>
        </w:rPr>
        <w:t>PostAuthorNumber</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rPr>
      </w:pPr>
      <w:r>
        <w:rPr>
          <w:rFonts w:hint="default"/>
        </w:rPr>
        <w:t>获取用户文章数量的API，此接口会返回指定用户发表文章的数量，这个根据用户ID查询数据库，统计已发表文章的数量</w:t>
      </w:r>
    </w:p>
    <w:p>
      <w:pPr>
        <w:numPr>
          <w:ilvl w:val="0"/>
          <w:numId w:val="11"/>
        </w:numPr>
        <w:bidi w:val="0"/>
        <w:ind w:left="420" w:leftChars="0" w:hanging="420" w:firstLineChars="0"/>
        <w:jc w:val="both"/>
        <w:rPr>
          <w:rFonts w:hint="default"/>
        </w:rPr>
      </w:pPr>
      <w:r>
        <w:rPr>
          <w:rFonts w:hint="default"/>
        </w:rPr>
        <w:t>PostMutiGet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rPr>
      </w:pPr>
      <w:r>
        <w:rPr>
          <w:rFonts w:hint="default"/>
        </w:rPr>
        <w:t>批量获取所有用户文章列表的API，此接口用于主页拉取发表文章，会返回已发表的文章并默认按事件排序。</w:t>
      </w:r>
    </w:p>
    <w:p>
      <w:pPr>
        <w:numPr>
          <w:ilvl w:val="0"/>
          <w:numId w:val="11"/>
        </w:numPr>
        <w:bidi w:val="0"/>
        <w:ind w:left="420" w:leftChars="0" w:hanging="420" w:firstLineChars="0"/>
        <w:jc w:val="both"/>
        <w:rPr>
          <w:rFonts w:hint="default"/>
        </w:rPr>
      </w:pPr>
      <w:r>
        <w:rPr>
          <w:rFonts w:hint="default"/>
        </w:rPr>
        <w:t>PostSearch</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rPr>
      </w:pPr>
      <w:r>
        <w:rPr>
          <w:rFonts w:hint="default"/>
        </w:rPr>
        <w:t>搜索文章的API，该接口提供搜索文章标题的能力，通过数据库中的标题进行简单匹配查询。</w:t>
      </w:r>
    </w:p>
    <w:p>
      <w:pPr>
        <w:numPr>
          <w:ilvl w:val="0"/>
          <w:numId w:val="11"/>
        </w:numPr>
        <w:bidi w:val="0"/>
        <w:ind w:left="420" w:leftChars="0" w:hanging="420" w:firstLineChars="0"/>
        <w:jc w:val="both"/>
        <w:rPr>
          <w:rFonts w:hint="default"/>
        </w:rPr>
      </w:pPr>
      <w:r>
        <w:rPr>
          <w:rFonts w:hint="default"/>
        </w:rPr>
        <w:t>PostModifyValid</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rPr>
      </w:pPr>
      <w:r>
        <w:rPr>
          <w:rFonts w:hint="default"/>
        </w:rPr>
        <w:t>判断用户是否为文章拥有者API，根据用户ID和文章ID来查询数据库，如果能查到相应数据，则用户为文章的拥护者。</w:t>
      </w:r>
    </w:p>
    <w:p>
      <w:pPr>
        <w:numPr>
          <w:ilvl w:val="0"/>
          <w:numId w:val="11"/>
        </w:numPr>
        <w:bidi w:val="0"/>
        <w:ind w:left="420" w:leftChars="0" w:hanging="420" w:firstLineChars="0"/>
        <w:jc w:val="both"/>
        <w:rPr>
          <w:rFonts w:hint="default"/>
        </w:rPr>
      </w:pPr>
      <w:r>
        <w:rPr>
          <w:rFonts w:hint="default"/>
        </w:rPr>
        <w:t>PostViews</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rPr>
      </w:pPr>
      <w:r>
        <w:rPr>
          <w:rFonts w:hint="default"/>
        </w:rPr>
        <w:t>统计文章访问量的API，每当打开一个文章就会请求后台，文章访问量加1，但是后台没有简单做成这样，会对请求筛重，如果是同一个用户多次打开过这个文章，这最终这个文章访问量只会加1。</w:t>
      </w:r>
    </w:p>
    <w:p>
      <w:pPr>
        <w:numPr>
          <w:ilvl w:val="0"/>
          <w:numId w:val="11"/>
        </w:numPr>
        <w:bidi w:val="0"/>
        <w:ind w:left="420" w:leftChars="0" w:hanging="420" w:firstLineChars="0"/>
        <w:jc w:val="both"/>
        <w:rPr>
          <w:rFonts w:hint="eastAsia"/>
        </w:rPr>
      </w:pPr>
      <w:r>
        <w:rPr>
          <w:rFonts w:hint="default"/>
        </w:rPr>
        <w:t>PostDelete</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rPr>
      </w:pPr>
      <w:r>
        <w:rPr>
          <w:rFonts w:hint="default"/>
        </w:rPr>
        <w:t>删除文章的API，用户可以选择删除文章，后台会对文章做一个已删除的标记，并不会真正删除文章。</w:t>
      </w:r>
    </w:p>
    <w:p>
      <w:pPr>
        <w:pStyle w:val="4"/>
        <w:bidi w:val="0"/>
        <w:rPr>
          <w:rFonts w:hint="eastAsia" w:ascii="黑体" w:hAnsi="黑体" w:eastAsia="黑体" w:cs="黑体"/>
        </w:rPr>
      </w:pPr>
      <w:bookmarkStart w:id="47" w:name="_Toc1815944182"/>
      <w:r>
        <w:rPr>
          <w:rFonts w:hint="eastAsia" w:ascii="黑体" w:hAnsi="黑体" w:eastAsia="黑体" w:cs="黑体"/>
        </w:rPr>
        <w:t>4.5.2 统计“真实”访问量</w:t>
      </w:r>
      <w:bookmarkEnd w:id="47"/>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default"/>
        </w:rPr>
      </w:pPr>
      <w:r>
        <w:rPr>
          <w:rFonts w:hint="default"/>
        </w:rPr>
        <w:t>后台统计访问量，并没有简单做成一个请求过来，访问量就加1，会对请求进行筛重，因为这样精确统计到底有多少人访问了该文章，而不是打开了多少次这个文章，数据统计的维度不一样，但是要统计有多少人访问了文章不是易事，需要有效的筛重，这样就很大集合，将访问过的用户添加进去，这样用户再次访问，可以查询集合是否有该用户，如果没有该用户，则访问量可以加1，可是集合会越来越大，效率也会越来越低，非常消耗内存，所以后台使用了Redis的HyperLogLog数据结构，Redis的HyperLogLog是用来作基数统计的算法，它的优点是在输入元素的数量或者体积非常非常大时候，计算基数所需的空间总是固定的、并且很小的，非常适合用作统计访问量这种集合组件，所以当用户打开一个文章的时候，会先查询HyperLogLog中是否有该用户存在，如果没有则插入进去，并且访问量加1，当然如果用户没有登录，是游客身份，则会根据IP地址作为游客身份的标示。</w:t>
      </w:r>
    </w:p>
    <w:p>
      <w:pPr>
        <w:keepNext w:val="0"/>
        <w:keepLines w:val="0"/>
        <w:pageBreakBefore w:val="0"/>
        <w:widowControl/>
        <w:kinsoku/>
        <w:wordWrap/>
        <w:overflowPunct/>
        <w:topLinePunct w:val="0"/>
        <w:autoSpaceDE/>
        <w:autoSpaceDN/>
        <w:bidi w:val="0"/>
        <w:adjustRightInd/>
        <w:snapToGrid/>
        <w:spacing w:line="240" w:lineRule="auto"/>
        <w:ind w:right="0" w:rightChars="0"/>
        <w:jc w:val="center"/>
        <w:textAlignment w:val="auto"/>
        <w:outlineLvl w:val="9"/>
        <w:rPr>
          <w:rFonts w:hint="eastAsia"/>
        </w:rPr>
      </w:pPr>
      <w:r>
        <w:rPr>
          <w:rFonts w:hint="eastAsia"/>
        </w:rPr>
        <w:drawing>
          <wp:inline distT="0" distB="0" distL="114300" distR="114300">
            <wp:extent cx="4159885" cy="2099310"/>
            <wp:effectExtent l="0" t="0" r="0" b="0"/>
            <wp:docPr id="22" name="图片 22" descr="未命名文件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未命名文件 (13)"/>
                    <pic:cNvPicPr>
                      <a:picLocks noChangeAspect="1"/>
                    </pic:cNvPicPr>
                  </pic:nvPicPr>
                  <pic:blipFill>
                    <a:blip r:embed="rId22"/>
                    <a:stretch>
                      <a:fillRect/>
                    </a:stretch>
                  </pic:blipFill>
                  <pic:spPr>
                    <a:xfrm>
                      <a:off x="0" y="0"/>
                      <a:ext cx="4159885" cy="209931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right="0" w:rightChars="0"/>
        <w:jc w:val="center"/>
        <w:textAlignment w:val="auto"/>
        <w:outlineLvl w:val="9"/>
        <w:rPr>
          <w:rFonts w:hint="eastAsia"/>
          <w:sz w:val="21"/>
          <w:szCs w:val="21"/>
        </w:rPr>
      </w:pPr>
      <w:r>
        <w:rPr>
          <w:rFonts w:hint="default"/>
          <w:sz w:val="21"/>
          <w:szCs w:val="21"/>
        </w:rPr>
        <w:t>图4.11 访问量请求处理流程图</w:t>
      </w:r>
    </w:p>
    <w:p>
      <w:pPr>
        <w:pStyle w:val="3"/>
        <w:numPr>
          <w:ilvl w:val="0"/>
          <w:numId w:val="0"/>
        </w:numPr>
        <w:bidi w:val="0"/>
        <w:ind w:leftChars="0"/>
        <w:rPr>
          <w:rFonts w:hint="eastAsia" w:ascii="黑体" w:hAnsi="黑体" w:eastAsia="黑体" w:cs="黑体"/>
        </w:rPr>
      </w:pPr>
      <w:bookmarkStart w:id="48" w:name="_Toc536275710"/>
      <w:r>
        <w:rPr>
          <w:rFonts w:hint="eastAsia" w:ascii="黑体" w:hAnsi="黑体" w:eastAsia="黑体" w:cs="黑体"/>
        </w:rPr>
        <w:t>4.</w:t>
      </w:r>
      <w:r>
        <w:rPr>
          <w:rFonts w:hint="default" w:ascii="黑体" w:hAnsi="黑体" w:cs="黑体"/>
        </w:rPr>
        <w:t>6</w:t>
      </w:r>
      <w:r>
        <w:rPr>
          <w:rFonts w:hint="eastAsia" w:ascii="黑体" w:hAnsi="黑体" w:eastAsia="黑体" w:cs="黑体"/>
        </w:rPr>
        <w:t xml:space="preserve"> 定时器模块</w:t>
      </w:r>
      <w:bookmarkEnd w:id="48"/>
    </w:p>
    <w:p>
      <w:pPr>
        <w:rPr>
          <w:rFonts w:hint="eastAsia"/>
        </w:rPr>
      </w:pP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default"/>
        </w:rPr>
      </w:pPr>
      <w:r>
        <w:rPr>
          <w:rFonts w:hint="default"/>
        </w:rPr>
        <w:t>定时器模块的职责要把文章点赞数据，评论点赞数据，文章访问量数据都同步到数据库中，因为这些数据在业务中都使用缓存保存了最新数据，所以后台需要单独编写个定时器模块将这些数据同步到数据库，保证数据的一致性，这里是用了Redis的队列实现，将需要通过定时器模块更新的事件，那么其他业务则需要往Redis的队列添加事件，而定时器模块会定时拉取队列的事件，然后获取缓存中最新的数据同步到数据库中，这里还使用了Redis支持的Lua脚本语言，可以快速批量的拉取事件并处理数据。</w:t>
      </w:r>
    </w:p>
    <w:p>
      <w:pPr>
        <w:keepNext w:val="0"/>
        <w:keepLines w:val="0"/>
        <w:pageBreakBefore w:val="0"/>
        <w:widowControl/>
        <w:kinsoku/>
        <w:wordWrap/>
        <w:overflowPunct/>
        <w:topLinePunct w:val="0"/>
        <w:autoSpaceDE/>
        <w:autoSpaceDN/>
        <w:bidi w:val="0"/>
        <w:adjustRightInd/>
        <w:snapToGrid/>
        <w:spacing w:line="240" w:lineRule="auto"/>
        <w:ind w:right="0" w:rightChars="0"/>
        <w:jc w:val="left"/>
        <w:textAlignment w:val="auto"/>
        <w:outlineLvl w:val="9"/>
        <w:rPr>
          <w:rFonts w:hint="default"/>
        </w:rPr>
      </w:pPr>
      <w:r>
        <w:rPr>
          <w:rFonts w:hint="default"/>
        </w:rPr>
        <w:t>```</w:t>
      </w:r>
    </w:p>
    <w:p>
      <w:pPr>
        <w:bidi w:val="0"/>
      </w:pPr>
      <w:r>
        <w:rPr>
          <w:lang w:val="en-US" w:eastAsia="zh-CN"/>
        </w:rPr>
        <w:t>redis.replicate_commands()</w:t>
      </w:r>
    </w:p>
    <w:p>
      <w:pPr>
        <w:bidi w:val="0"/>
      </w:pPr>
      <w:r>
        <w:rPr>
          <w:lang w:val="en-US" w:eastAsia="zh-CN"/>
        </w:rPr>
        <w:t>local typeid=redis.call("spop", string.format(KEYS[1],ARGV[1]),ARGV[2]) --</w:t>
      </w:r>
      <w:r>
        <w:rPr>
          <w:lang w:eastAsia="zh-CN"/>
        </w:rPr>
        <w:t xml:space="preserve"> 获取事件类型</w:t>
      </w:r>
    </w:p>
    <w:p>
      <w:pPr>
        <w:bidi w:val="0"/>
      </w:pPr>
      <w:r>
        <w:rPr>
          <w:lang w:val="en-US" w:eastAsia="zh-CN"/>
        </w:rPr>
        <w:t>local array={}</w:t>
      </w:r>
    </w:p>
    <w:p>
      <w:pPr>
        <w:bidi w:val="0"/>
      </w:pPr>
      <w:r>
        <w:rPr>
          <w:lang w:val="en-US" w:eastAsia="zh-CN"/>
        </w:rPr>
        <w:t>for key,value in ipairs(typeid) </w:t>
      </w:r>
    </w:p>
    <w:p>
      <w:pPr>
        <w:bidi w:val="0"/>
        <w:rPr>
          <w:lang w:val="en-US" w:eastAsia="zh-CN"/>
        </w:rPr>
      </w:pPr>
      <w:r>
        <w:rPr>
          <w:lang w:val="en-US" w:eastAsia="zh-CN"/>
        </w:rPr>
        <w:t>Do</w:t>
      </w:r>
    </w:p>
    <w:p>
      <w:pPr>
        <w:bidi w:val="0"/>
        <w:rPr>
          <w:lang w:eastAsia="zh-CN"/>
        </w:rPr>
      </w:pPr>
      <w:r>
        <w:rPr>
          <w:lang w:eastAsia="zh-CN"/>
        </w:rPr>
        <w:t xml:space="preserve">  -- 获取事件类型的相关数据</w:t>
      </w:r>
    </w:p>
    <w:p>
      <w:pPr>
        <w:bidi w:val="0"/>
      </w:pPr>
      <w:r>
        <w:rPr>
          <w:lang w:val="en-US" w:eastAsia="zh-CN"/>
        </w:rPr>
        <w:t> local clicks=redis.call("get",string.format(KEYS[2],ARGV[1],value))</w:t>
      </w:r>
    </w:p>
    <w:p>
      <w:pPr>
        <w:bidi w:val="0"/>
      </w:pPr>
      <w:r>
        <w:rPr>
          <w:lang w:val="en-US" w:eastAsia="zh-CN"/>
        </w:rPr>
        <w:t> array[key]={value,clicks}</w:t>
      </w:r>
    </w:p>
    <w:p>
      <w:pPr>
        <w:bidi w:val="0"/>
      </w:pPr>
      <w:r>
        <w:rPr>
          <w:lang w:val="en-US" w:eastAsia="zh-CN"/>
        </w:rPr>
        <w:t>end</w:t>
      </w:r>
    </w:p>
    <w:p>
      <w:pPr>
        <w:bidi w:val="0"/>
        <w:rPr>
          <w:rFonts w:hint="default"/>
        </w:rPr>
      </w:pPr>
      <w:r>
        <w:rPr>
          <w:lang w:val="en-US" w:eastAsia="zh-CN"/>
        </w:rPr>
        <w:t>return array</w:t>
      </w:r>
    </w:p>
    <w:p>
      <w:pPr>
        <w:keepNext w:val="0"/>
        <w:keepLines w:val="0"/>
        <w:pageBreakBefore w:val="0"/>
        <w:widowControl/>
        <w:kinsoku/>
        <w:wordWrap/>
        <w:overflowPunct/>
        <w:topLinePunct w:val="0"/>
        <w:autoSpaceDE/>
        <w:autoSpaceDN/>
        <w:bidi w:val="0"/>
        <w:adjustRightInd/>
        <w:snapToGrid/>
        <w:spacing w:line="240" w:lineRule="auto"/>
        <w:ind w:right="0" w:rightChars="0"/>
        <w:jc w:val="left"/>
        <w:textAlignment w:val="auto"/>
        <w:outlineLvl w:val="9"/>
        <w:rPr>
          <w:rFonts w:hint="default"/>
        </w:rPr>
      </w:pPr>
      <w:r>
        <w:rPr>
          <w:rFonts w:hint="default"/>
        </w:rPr>
        <w:t>```</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default"/>
        </w:rPr>
      </w:pPr>
      <w:r>
        <w:rPr>
          <w:rFonts w:hint="default"/>
        </w:rPr>
        <w:t>以上代码是项目中使用Lua脚本语言的片段，可以看到在脚本语言中可以批量处理命令，而不需要发送多个请求处理，极大减少了网络传输，提高了处理效率，但是由于Redis处理Lua脚本命令的时候是原子操作，而且Redis是单线程，所以不能让Redis处理Lua脚本命令时间过长，要不然会影响其他业务使用Redis，后台对每次处理事件的次数做了限制，可以很好避免Redis处理某一命令事件过长，而堵塞其他命令的问题。</w:t>
      </w:r>
    </w:p>
    <w:p>
      <w:pPr>
        <w:keepNext w:val="0"/>
        <w:keepLines w:val="0"/>
        <w:pageBreakBefore w:val="0"/>
        <w:widowControl/>
        <w:kinsoku/>
        <w:wordWrap/>
        <w:overflowPunct/>
        <w:topLinePunct w:val="0"/>
        <w:autoSpaceDE/>
        <w:autoSpaceDN/>
        <w:bidi w:val="0"/>
        <w:adjustRightInd/>
        <w:snapToGrid/>
        <w:spacing w:line="240" w:lineRule="auto"/>
        <w:ind w:right="0" w:rightChars="0"/>
        <w:jc w:val="both"/>
        <w:textAlignment w:val="auto"/>
        <w:outlineLvl w:val="9"/>
        <w:rPr>
          <w:rFonts w:hint="eastAsia"/>
        </w:rPr>
      </w:pPr>
      <w:r>
        <w:rPr>
          <w:rFonts w:hint="eastAsia"/>
        </w:rPr>
        <w:drawing>
          <wp:inline distT="0" distB="0" distL="114300" distR="114300">
            <wp:extent cx="5260975" cy="1072515"/>
            <wp:effectExtent l="0" t="0" r="0" b="0"/>
            <wp:docPr id="17" name="图片 17" descr="未命名文件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未命名文件 (11)"/>
                    <pic:cNvPicPr>
                      <a:picLocks noChangeAspect="1"/>
                    </pic:cNvPicPr>
                  </pic:nvPicPr>
                  <pic:blipFill>
                    <a:blip r:embed="rId23"/>
                    <a:stretch>
                      <a:fillRect/>
                    </a:stretch>
                  </pic:blipFill>
                  <pic:spPr>
                    <a:xfrm>
                      <a:off x="0" y="0"/>
                      <a:ext cx="5260975" cy="107251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right="0" w:rightChars="0"/>
        <w:jc w:val="center"/>
        <w:textAlignment w:val="auto"/>
        <w:outlineLvl w:val="9"/>
        <w:rPr>
          <w:rFonts w:hint="default"/>
          <w:sz w:val="21"/>
          <w:szCs w:val="21"/>
        </w:rPr>
      </w:pPr>
      <w:r>
        <w:rPr>
          <w:rFonts w:hint="default"/>
          <w:sz w:val="21"/>
          <w:szCs w:val="21"/>
        </w:rPr>
        <w:t>图4.12 定时器触发处理流程</w:t>
      </w:r>
    </w:p>
    <w:p>
      <w:pPr>
        <w:pStyle w:val="3"/>
        <w:numPr>
          <w:ilvl w:val="0"/>
          <w:numId w:val="0"/>
        </w:numPr>
        <w:bidi w:val="0"/>
        <w:ind w:leftChars="0"/>
        <w:rPr>
          <w:rFonts w:hint="eastAsia" w:ascii="黑体" w:hAnsi="黑体" w:eastAsia="黑体" w:cs="黑体"/>
        </w:rPr>
      </w:pPr>
      <w:bookmarkStart w:id="49" w:name="_Toc196991511"/>
      <w:r>
        <w:rPr>
          <w:rFonts w:hint="eastAsia" w:ascii="黑体" w:hAnsi="黑体" w:eastAsia="黑体" w:cs="黑体"/>
        </w:rPr>
        <w:t>4.</w:t>
      </w:r>
      <w:r>
        <w:rPr>
          <w:rFonts w:hint="default" w:ascii="黑体" w:hAnsi="黑体" w:cs="黑体"/>
        </w:rPr>
        <w:t>7</w:t>
      </w:r>
      <w:r>
        <w:rPr>
          <w:rFonts w:hint="eastAsia" w:ascii="黑体" w:hAnsi="黑体" w:eastAsia="黑体" w:cs="黑体"/>
        </w:rPr>
        <w:t xml:space="preserve"> 本章小结</w:t>
      </w:r>
      <w:bookmarkEnd w:id="49"/>
    </w:p>
    <w:p>
      <w:pPr>
        <w:rPr>
          <w:rFonts w:hint="eastAsia"/>
        </w:rPr>
      </w:pP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default"/>
        </w:rPr>
      </w:pPr>
      <w:r>
        <w:rPr>
          <w:rFonts w:hint="default"/>
        </w:rPr>
        <w:t>本章重点讲解后端主要模块的设计与实现，日志模块不是一个服务，但是它是每个模块服务的基础，定时器模块是单独起的进程不能算是服务，它职责主要帮助保证数据的一致性，其他模块皆为服务，会单独部署，这些服务都是某块功能的集合，极大降低了耦合性而且非常易于扩展。</w:t>
      </w:r>
    </w:p>
    <w:p>
      <w:pPr>
        <w:pStyle w:val="2"/>
        <w:numPr>
          <w:ilvl w:val="0"/>
          <w:numId w:val="12"/>
        </w:numPr>
        <w:bidi w:val="0"/>
        <w:jc w:val="center"/>
        <w:rPr>
          <w:rFonts w:hint="eastAsia" w:ascii="黑体" w:hAnsi="黑体" w:eastAsia="黑体" w:cs="黑体"/>
        </w:rPr>
      </w:pPr>
      <w:bookmarkStart w:id="50" w:name="_Toc1564025350"/>
      <w:r>
        <w:rPr>
          <w:rFonts w:hint="eastAsia" w:ascii="黑体" w:hAnsi="黑体" w:eastAsia="黑体" w:cs="黑体"/>
        </w:rPr>
        <w:t>数据库设计</w:t>
      </w:r>
      <w:bookmarkEnd w:id="50"/>
    </w:p>
    <w:p>
      <w:pPr>
        <w:numPr>
          <w:ilvl w:val="0"/>
          <w:numId w:val="0"/>
        </w:numPr>
        <w:rPr>
          <w:rFonts w:hint="eastAsia"/>
        </w:rPr>
      </w:pPr>
    </w:p>
    <w:p>
      <w:pPr>
        <w:numPr>
          <w:ilvl w:val="0"/>
          <w:numId w:val="0"/>
        </w:numPr>
        <w:rPr>
          <w:rFonts w:hint="eastAsia"/>
        </w:rPr>
      </w:pPr>
    </w:p>
    <w:p>
      <w:pPr>
        <w:pStyle w:val="3"/>
        <w:numPr>
          <w:ilvl w:val="0"/>
          <w:numId w:val="0"/>
        </w:numPr>
        <w:bidi w:val="0"/>
        <w:ind w:leftChars="0"/>
        <w:rPr>
          <w:rFonts w:hint="eastAsia" w:ascii="黑体" w:hAnsi="黑体" w:eastAsia="黑体" w:cs="黑体"/>
        </w:rPr>
      </w:pPr>
      <w:bookmarkStart w:id="51" w:name="_Toc1374218170"/>
      <w:r>
        <w:rPr>
          <w:rFonts w:hint="eastAsia" w:ascii="黑体" w:hAnsi="黑体" w:eastAsia="黑体" w:cs="黑体"/>
        </w:rPr>
        <w:t>5.1 缓存表设计</w:t>
      </w:r>
      <w:bookmarkEnd w:id="51"/>
    </w:p>
    <w:p>
      <w:pPr>
        <w:bidi w:val="0"/>
        <w:rPr>
          <w:rFonts w:hint="eastAsia"/>
        </w:rPr>
      </w:pPr>
    </w:p>
    <w:p>
      <w:pPr>
        <w:numPr>
          <w:ilvl w:val="0"/>
          <w:numId w:val="13"/>
        </w:numPr>
        <w:bidi w:val="0"/>
        <w:ind w:left="0" w:leftChars="0" w:firstLine="480" w:firstLineChars="200"/>
        <w:rPr>
          <w:rFonts w:hint="default"/>
        </w:rPr>
      </w:pPr>
      <w:r>
        <w:rPr>
          <w:rFonts w:hint="default"/>
        </w:rPr>
        <w:t>普通Key-Value键值</w:t>
      </w:r>
    </w:p>
    <w:p>
      <w:pPr>
        <w:numPr>
          <w:ilvl w:val="0"/>
          <w:numId w:val="0"/>
        </w:numPr>
        <w:bidi w:val="0"/>
        <w:jc w:val="center"/>
        <w:rPr>
          <w:rFonts w:hint="default"/>
          <w:sz w:val="21"/>
          <w:szCs w:val="21"/>
        </w:rPr>
      </w:pPr>
      <w:r>
        <w:rPr>
          <w:rFonts w:hint="default"/>
          <w:sz w:val="21"/>
          <w:szCs w:val="21"/>
        </w:rPr>
        <w:t>表5.1 Key-Value</w:t>
      </w:r>
    </w:p>
    <w:tbl>
      <w:tblPr>
        <w:tblStyle w:val="4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2"/>
        <w:gridCol w:w="6464"/>
      </w:tblGrid>
      <w:tr>
        <w:tc>
          <w:tcPr>
            <w:tcW w:w="2052" w:type="dxa"/>
          </w:tcPr>
          <w:p>
            <w:pPr>
              <w:widowControl w:val="0"/>
              <w:bidi w:val="0"/>
              <w:jc w:val="center"/>
              <w:rPr>
                <w:rFonts w:hint="default"/>
                <w:vertAlign w:val="baseline"/>
              </w:rPr>
            </w:pPr>
            <w:r>
              <w:rPr>
                <w:rFonts w:hint="default"/>
                <w:vertAlign w:val="baseline"/>
              </w:rPr>
              <w:t>key</w:t>
            </w:r>
          </w:p>
        </w:tc>
        <w:tc>
          <w:tcPr>
            <w:tcW w:w="6464" w:type="dxa"/>
          </w:tcPr>
          <w:p>
            <w:pPr>
              <w:widowControl w:val="0"/>
              <w:bidi w:val="0"/>
              <w:jc w:val="center"/>
              <w:rPr>
                <w:rFonts w:hint="default"/>
                <w:vertAlign w:val="baseline"/>
              </w:rPr>
            </w:pPr>
            <w:r>
              <w:rPr>
                <w:rFonts w:hint="default"/>
                <w:vertAlign w:val="baseline"/>
              </w:rPr>
              <w:t>备注</w:t>
            </w:r>
          </w:p>
        </w:tc>
      </w:tr>
      <w:tr>
        <w:tc>
          <w:tcPr>
            <w:tcW w:w="2052" w:type="dxa"/>
            <w:vAlign w:val="center"/>
          </w:tcPr>
          <w:p>
            <w:pPr>
              <w:widowControl w:val="0"/>
              <w:bidi w:val="0"/>
              <w:jc w:val="center"/>
              <w:rPr>
                <w:rFonts w:hint="default"/>
                <w:vertAlign w:val="baseline"/>
              </w:rPr>
            </w:pPr>
            <w:r>
              <w:rPr>
                <w:rFonts w:hint="default"/>
                <w:vertAlign w:val="baseline"/>
              </w:rPr>
              <w:t>login_{$account}</w:t>
            </w:r>
          </w:p>
        </w:tc>
        <w:tc>
          <w:tcPr>
            <w:tcW w:w="6464" w:type="dxa"/>
          </w:tcPr>
          <w:p>
            <w:pPr>
              <w:widowControl w:val="0"/>
              <w:bidi w:val="0"/>
              <w:jc w:val="both"/>
              <w:rPr>
                <w:rFonts w:hint="default"/>
                <w:vertAlign w:val="baseline"/>
              </w:rPr>
            </w:pPr>
            <w:r>
              <w:rPr>
                <w:rFonts w:hint="default"/>
                <w:vertAlign w:val="baseline"/>
              </w:rPr>
              <w:t>{$account}是用户账号，保存用户注册的验证码，并设置了过期时间为30分钟。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52" w:type="dxa"/>
            <w:vAlign w:val="center"/>
          </w:tcPr>
          <w:p>
            <w:pPr>
              <w:widowControl w:val="0"/>
              <w:bidi w:val="0"/>
              <w:jc w:val="center"/>
              <w:rPr>
                <w:rFonts w:hint="default"/>
                <w:vertAlign w:val="baseline"/>
              </w:rPr>
            </w:pPr>
            <w:r>
              <w:rPr>
                <w:rFonts w:hint="default"/>
                <w:vertAlign w:val="baseline"/>
              </w:rPr>
              <w:t>forget_{$account}</w:t>
            </w:r>
          </w:p>
        </w:tc>
        <w:tc>
          <w:tcPr>
            <w:tcW w:w="6464" w:type="dxa"/>
          </w:tcPr>
          <w:p>
            <w:pPr>
              <w:widowControl w:val="0"/>
              <w:bidi w:val="0"/>
              <w:jc w:val="both"/>
              <w:rPr>
                <w:rFonts w:hint="default"/>
                <w:vertAlign w:val="baseline"/>
              </w:rPr>
            </w:pPr>
            <w:r>
              <w:rPr>
                <w:rFonts w:hint="default"/>
                <w:vertAlign w:val="baseline"/>
              </w:rPr>
              <w:t>{$account}是用户账号，保存用户忘记密码的验证码，并设置了过期时间为30分钟。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52" w:type="dxa"/>
            <w:vAlign w:val="center"/>
          </w:tcPr>
          <w:p>
            <w:pPr>
              <w:widowControl w:val="0"/>
              <w:bidi w:val="0"/>
              <w:jc w:val="center"/>
              <w:rPr>
                <w:rFonts w:hint="default"/>
                <w:vertAlign w:val="baseline"/>
              </w:rPr>
            </w:pPr>
            <w:r>
              <w:rPr>
                <w:rFonts w:hint="default"/>
                <w:vertAlign w:val="baseline"/>
              </w:rPr>
              <w:t>KPV_{$postid}</w:t>
            </w:r>
          </w:p>
        </w:tc>
        <w:tc>
          <w:tcPr>
            <w:tcW w:w="6464" w:type="dxa"/>
          </w:tcPr>
          <w:p>
            <w:pPr>
              <w:widowControl w:val="0"/>
              <w:bidi w:val="0"/>
              <w:jc w:val="both"/>
              <w:rPr>
                <w:rFonts w:hint="default"/>
                <w:vertAlign w:val="baseline"/>
              </w:rPr>
            </w:pPr>
            <w:r>
              <w:rPr>
                <w:rFonts w:hint="default"/>
                <w:vertAlign w:val="baseline"/>
              </w:rPr>
              <w:t>{$postid}是文章ID，保存文章的访问量，并设置了过期时间为4天。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52" w:type="dxa"/>
            <w:vAlign w:val="center"/>
          </w:tcPr>
          <w:p>
            <w:pPr>
              <w:widowControl w:val="0"/>
              <w:bidi w:val="0"/>
              <w:jc w:val="center"/>
              <w:rPr>
                <w:rFonts w:hint="default"/>
                <w:vertAlign w:val="baseline"/>
              </w:rPr>
            </w:pPr>
            <w:r>
              <w:rPr>
                <w:rFonts w:hint="default"/>
                <w:vertAlign w:val="baseline"/>
              </w:rPr>
              <w:t>LikeK_{$type}_{$typeid}</w:t>
            </w:r>
          </w:p>
        </w:tc>
        <w:tc>
          <w:tcPr>
            <w:tcW w:w="6464" w:type="dxa"/>
          </w:tcPr>
          <w:p>
            <w:pPr>
              <w:widowControl w:val="0"/>
              <w:bidi w:val="0"/>
              <w:jc w:val="both"/>
              <w:rPr>
                <w:rFonts w:hint="default"/>
                <w:vertAlign w:val="baseline"/>
              </w:rPr>
            </w:pPr>
            <w:r>
              <w:rPr>
                <w:rFonts w:hint="default"/>
                <w:vertAlign w:val="baseline"/>
              </w:rPr>
              <w:t>{$type}是点赞的类型，可以是文章，评论等类型，{$typeid}是通用ID，可以是文章ID，评论ID等类型，存储点赞的数量，并设置了过期时间为3天。</w:t>
            </w:r>
          </w:p>
        </w:tc>
      </w:tr>
    </w:tbl>
    <w:p>
      <w:pPr>
        <w:numPr>
          <w:ilvl w:val="0"/>
          <w:numId w:val="13"/>
        </w:numPr>
        <w:bidi w:val="0"/>
        <w:ind w:left="0" w:leftChars="0" w:firstLine="420" w:firstLineChars="0"/>
        <w:rPr>
          <w:rFonts w:hint="default"/>
        </w:rPr>
      </w:pPr>
      <w:r>
        <w:rPr>
          <w:rFonts w:hint="default"/>
        </w:rPr>
        <w:t>多级Key-Value键值</w:t>
      </w:r>
    </w:p>
    <w:p>
      <w:pPr>
        <w:numPr>
          <w:ilvl w:val="0"/>
          <w:numId w:val="0"/>
        </w:numPr>
        <w:bidi w:val="0"/>
        <w:ind w:left="420" w:leftChars="0"/>
        <w:jc w:val="center"/>
        <w:rPr>
          <w:rFonts w:hint="default"/>
          <w:sz w:val="21"/>
          <w:szCs w:val="21"/>
        </w:rPr>
      </w:pPr>
      <w:r>
        <w:rPr>
          <w:rFonts w:hint="default"/>
          <w:sz w:val="21"/>
          <w:szCs w:val="21"/>
        </w:rPr>
        <w:t>表5.2 多级Key-Value</w:t>
      </w:r>
    </w:p>
    <w:tbl>
      <w:tblPr>
        <w:tblStyle w:val="4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0"/>
        <w:gridCol w:w="2187"/>
        <w:gridCol w:w="1325"/>
        <w:gridCol w:w="2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40" w:type="dxa"/>
          </w:tcPr>
          <w:p>
            <w:pPr>
              <w:widowControl w:val="0"/>
              <w:numPr>
                <w:ilvl w:val="0"/>
                <w:numId w:val="0"/>
              </w:numPr>
              <w:bidi w:val="0"/>
              <w:jc w:val="center"/>
              <w:rPr>
                <w:rFonts w:hint="default"/>
                <w:vertAlign w:val="baseline"/>
              </w:rPr>
            </w:pPr>
            <w:r>
              <w:rPr>
                <w:rFonts w:hint="default"/>
                <w:vertAlign w:val="baseline"/>
              </w:rPr>
              <w:t>一级key</w:t>
            </w:r>
          </w:p>
        </w:tc>
        <w:tc>
          <w:tcPr>
            <w:tcW w:w="2187" w:type="dxa"/>
          </w:tcPr>
          <w:p>
            <w:pPr>
              <w:widowControl w:val="0"/>
              <w:numPr>
                <w:ilvl w:val="0"/>
                <w:numId w:val="0"/>
              </w:numPr>
              <w:bidi w:val="0"/>
              <w:jc w:val="center"/>
              <w:rPr>
                <w:rFonts w:hint="default"/>
                <w:vertAlign w:val="baseline"/>
              </w:rPr>
            </w:pPr>
            <w:r>
              <w:rPr>
                <w:rFonts w:hint="default"/>
                <w:vertAlign w:val="baseline"/>
              </w:rPr>
              <w:t>备注</w:t>
            </w:r>
          </w:p>
        </w:tc>
        <w:tc>
          <w:tcPr>
            <w:tcW w:w="1325" w:type="dxa"/>
          </w:tcPr>
          <w:p>
            <w:pPr>
              <w:widowControl w:val="0"/>
              <w:numPr>
                <w:ilvl w:val="0"/>
                <w:numId w:val="0"/>
              </w:numPr>
              <w:bidi w:val="0"/>
              <w:jc w:val="center"/>
              <w:rPr>
                <w:rFonts w:hint="default"/>
                <w:vertAlign w:val="baseline"/>
              </w:rPr>
            </w:pPr>
            <w:r>
              <w:rPr>
                <w:rFonts w:hint="default"/>
                <w:vertAlign w:val="baseline"/>
              </w:rPr>
              <w:t>二级key</w:t>
            </w:r>
          </w:p>
        </w:tc>
        <w:tc>
          <w:tcPr>
            <w:tcW w:w="2964" w:type="dxa"/>
          </w:tcPr>
          <w:p>
            <w:pPr>
              <w:widowControl w:val="0"/>
              <w:numPr>
                <w:ilvl w:val="0"/>
                <w:numId w:val="0"/>
              </w:numPr>
              <w:bidi w:val="0"/>
              <w:jc w:val="center"/>
              <w:rPr>
                <w:rFonts w:hint="default"/>
                <w:vertAlign w:val="baseline"/>
              </w:rPr>
            </w:pPr>
            <w:r>
              <w:rPr>
                <w:rFonts w:hint="default"/>
                <w:vertAlign w:val="baseline"/>
              </w:rPr>
              <w:t>备注</w:t>
            </w:r>
          </w:p>
        </w:tc>
      </w:tr>
      <w:tr>
        <w:tc>
          <w:tcPr>
            <w:tcW w:w="2040" w:type="dxa"/>
            <w:vMerge w:val="restart"/>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vertAlign w:val="baseline"/>
              </w:rPr>
            </w:pPr>
            <w:r>
              <w:rPr>
                <w:rFonts w:hint="default"/>
                <w:vertAlign w:val="baseline"/>
              </w:rPr>
              <w:t>huser_{$userid}</w:t>
            </w:r>
          </w:p>
        </w:tc>
        <w:tc>
          <w:tcPr>
            <w:tcW w:w="2187" w:type="dxa"/>
            <w:vMerge w:val="restart"/>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vertAlign w:val="baseline"/>
              </w:rPr>
            </w:pPr>
            <w:r>
              <w:rPr>
                <w:rFonts w:hint="default"/>
                <w:vertAlign w:val="baseline"/>
              </w:rPr>
              <w:t>{$userid}是用户id，存储用户相关信息，并设置了过期时间为3天。</w:t>
            </w:r>
          </w:p>
        </w:tc>
        <w:tc>
          <w:tcPr>
            <w:tcW w:w="1325" w:type="dxa"/>
            <w:vAlign w:val="center"/>
          </w:tcPr>
          <w:p>
            <w:pPr>
              <w:widowControl w:val="0"/>
              <w:numPr>
                <w:ilvl w:val="0"/>
                <w:numId w:val="0"/>
              </w:numPr>
              <w:bidi w:val="0"/>
              <w:jc w:val="center"/>
              <w:rPr>
                <w:rFonts w:hint="default"/>
                <w:vertAlign w:val="baseline"/>
              </w:rPr>
            </w:pPr>
            <w:r>
              <w:rPr>
                <w:rFonts w:hint="default"/>
                <w:vertAlign w:val="baseline"/>
              </w:rPr>
              <w:t>info</w:t>
            </w:r>
          </w:p>
        </w:tc>
        <w:tc>
          <w:tcPr>
            <w:tcW w:w="2964" w:type="dxa"/>
          </w:tcPr>
          <w:p>
            <w:pPr>
              <w:widowControl w:val="0"/>
              <w:numPr>
                <w:ilvl w:val="0"/>
                <w:numId w:val="0"/>
              </w:numPr>
              <w:bidi w:val="0"/>
              <w:jc w:val="both"/>
              <w:rPr>
                <w:rFonts w:hint="default"/>
                <w:vertAlign w:val="baseline"/>
              </w:rPr>
            </w:pPr>
            <w:r>
              <w:rPr>
                <w:rFonts w:hint="default"/>
                <w:vertAlign w:val="baseline"/>
              </w:rPr>
              <w:t>存储了用户的基本信息：头像，昵称，座右铭等，这些数据被序列化成JSON数据保存。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40" w:type="dxa"/>
            <w:vMerge w:val="continue"/>
          </w:tcPr>
          <w:p>
            <w:pPr>
              <w:widowControl w:val="0"/>
              <w:numPr>
                <w:ilvl w:val="0"/>
                <w:numId w:val="0"/>
              </w:numPr>
              <w:bidi w:val="0"/>
              <w:jc w:val="center"/>
              <w:rPr>
                <w:rFonts w:hint="default"/>
                <w:vertAlign w:val="baseline"/>
              </w:rPr>
            </w:pPr>
          </w:p>
        </w:tc>
        <w:tc>
          <w:tcPr>
            <w:tcW w:w="2187" w:type="dxa"/>
            <w:vMerge w:val="continue"/>
          </w:tcPr>
          <w:p>
            <w:pPr>
              <w:widowControl w:val="0"/>
              <w:numPr>
                <w:ilvl w:val="0"/>
                <w:numId w:val="0"/>
              </w:numPr>
              <w:bidi w:val="0"/>
              <w:jc w:val="center"/>
              <w:rPr>
                <w:rFonts w:hint="default"/>
                <w:vertAlign w:val="baseline"/>
              </w:rPr>
            </w:pPr>
          </w:p>
        </w:tc>
        <w:tc>
          <w:tcPr>
            <w:tcW w:w="1325" w:type="dxa"/>
            <w:vAlign w:val="center"/>
          </w:tcPr>
          <w:p>
            <w:pPr>
              <w:widowControl w:val="0"/>
              <w:numPr>
                <w:ilvl w:val="0"/>
                <w:numId w:val="0"/>
              </w:numPr>
              <w:bidi w:val="0"/>
              <w:jc w:val="center"/>
              <w:rPr>
                <w:rFonts w:hint="default"/>
                <w:vertAlign w:val="baseline"/>
              </w:rPr>
            </w:pPr>
            <w:r>
              <w:rPr>
                <w:rFonts w:hint="default"/>
                <w:vertAlign w:val="baseline"/>
              </w:rPr>
              <w:t>pubpostn</w:t>
            </w:r>
          </w:p>
        </w:tc>
        <w:tc>
          <w:tcPr>
            <w:tcW w:w="2964" w:type="dxa"/>
          </w:tcPr>
          <w:p>
            <w:pPr>
              <w:widowControl w:val="0"/>
              <w:numPr>
                <w:ilvl w:val="0"/>
                <w:numId w:val="0"/>
              </w:numPr>
              <w:bidi w:val="0"/>
              <w:jc w:val="both"/>
              <w:rPr>
                <w:rFonts w:hint="default"/>
                <w:vertAlign w:val="baseline"/>
              </w:rPr>
            </w:pPr>
            <w:r>
              <w:rPr>
                <w:rFonts w:hint="default"/>
                <w:vertAlign w:val="baseline"/>
              </w:rPr>
              <w:t>存储了用户发表的文章数量。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40" w:type="dxa"/>
            <w:vMerge w:val="continue"/>
          </w:tcPr>
          <w:p>
            <w:pPr>
              <w:widowControl w:val="0"/>
              <w:numPr>
                <w:ilvl w:val="0"/>
                <w:numId w:val="0"/>
              </w:numPr>
              <w:bidi w:val="0"/>
              <w:jc w:val="center"/>
              <w:rPr>
                <w:rFonts w:hint="default"/>
                <w:vertAlign w:val="baseline"/>
              </w:rPr>
            </w:pPr>
          </w:p>
        </w:tc>
        <w:tc>
          <w:tcPr>
            <w:tcW w:w="2187" w:type="dxa"/>
            <w:vMerge w:val="continue"/>
          </w:tcPr>
          <w:p>
            <w:pPr>
              <w:widowControl w:val="0"/>
              <w:numPr>
                <w:ilvl w:val="0"/>
                <w:numId w:val="0"/>
              </w:numPr>
              <w:bidi w:val="0"/>
              <w:jc w:val="center"/>
              <w:rPr>
                <w:rFonts w:hint="default"/>
                <w:vertAlign w:val="baseline"/>
              </w:rPr>
            </w:pPr>
          </w:p>
        </w:tc>
        <w:tc>
          <w:tcPr>
            <w:tcW w:w="1325" w:type="dxa"/>
            <w:vAlign w:val="center"/>
          </w:tcPr>
          <w:p>
            <w:pPr>
              <w:widowControl w:val="0"/>
              <w:numPr>
                <w:ilvl w:val="0"/>
                <w:numId w:val="0"/>
              </w:numPr>
              <w:bidi w:val="0"/>
              <w:jc w:val="center"/>
              <w:rPr>
                <w:rFonts w:hint="default"/>
                <w:vertAlign w:val="baseline"/>
              </w:rPr>
            </w:pPr>
            <w:r>
              <w:rPr>
                <w:rFonts w:hint="default"/>
                <w:vertAlign w:val="baseline"/>
              </w:rPr>
              <w:t>views</w:t>
            </w:r>
          </w:p>
        </w:tc>
        <w:tc>
          <w:tcPr>
            <w:tcW w:w="2964" w:type="dxa"/>
          </w:tcPr>
          <w:p>
            <w:pPr>
              <w:widowControl w:val="0"/>
              <w:numPr>
                <w:ilvl w:val="0"/>
                <w:numId w:val="0"/>
              </w:numPr>
              <w:bidi w:val="0"/>
              <w:jc w:val="both"/>
              <w:rPr>
                <w:rFonts w:hint="default"/>
                <w:vertAlign w:val="baseline"/>
              </w:rPr>
            </w:pPr>
            <w:r>
              <w:rPr>
                <w:rFonts w:hint="default"/>
                <w:vertAlign w:val="baseline"/>
              </w:rPr>
              <w:t>存储了用户文章被访问的次数。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40" w:type="dxa"/>
            <w:vMerge w:val="continue"/>
          </w:tcPr>
          <w:p>
            <w:pPr>
              <w:widowControl w:val="0"/>
              <w:numPr>
                <w:ilvl w:val="0"/>
                <w:numId w:val="0"/>
              </w:numPr>
              <w:bidi w:val="0"/>
              <w:jc w:val="center"/>
              <w:rPr>
                <w:rFonts w:hint="default"/>
                <w:vertAlign w:val="baseline"/>
              </w:rPr>
            </w:pPr>
          </w:p>
        </w:tc>
        <w:tc>
          <w:tcPr>
            <w:tcW w:w="2187" w:type="dxa"/>
            <w:vMerge w:val="continue"/>
          </w:tcPr>
          <w:p>
            <w:pPr>
              <w:widowControl w:val="0"/>
              <w:numPr>
                <w:ilvl w:val="0"/>
                <w:numId w:val="0"/>
              </w:numPr>
              <w:bidi w:val="0"/>
              <w:jc w:val="center"/>
              <w:rPr>
                <w:rFonts w:hint="default"/>
                <w:vertAlign w:val="baseline"/>
              </w:rPr>
            </w:pPr>
          </w:p>
        </w:tc>
        <w:tc>
          <w:tcPr>
            <w:tcW w:w="1325" w:type="dxa"/>
            <w:vAlign w:val="center"/>
          </w:tcPr>
          <w:p>
            <w:pPr>
              <w:widowControl w:val="0"/>
              <w:numPr>
                <w:ilvl w:val="0"/>
                <w:numId w:val="0"/>
              </w:numPr>
              <w:bidi w:val="0"/>
              <w:jc w:val="center"/>
              <w:rPr>
                <w:rFonts w:hint="default"/>
                <w:vertAlign w:val="baseline"/>
              </w:rPr>
            </w:pPr>
            <w:r>
              <w:rPr>
                <w:rFonts w:hint="default"/>
                <w:vertAlign w:val="baseline"/>
              </w:rPr>
              <w:t>clicks</w:t>
            </w:r>
          </w:p>
        </w:tc>
        <w:tc>
          <w:tcPr>
            <w:tcW w:w="2964" w:type="dxa"/>
          </w:tcPr>
          <w:p>
            <w:pPr>
              <w:widowControl w:val="0"/>
              <w:numPr>
                <w:ilvl w:val="0"/>
                <w:numId w:val="0"/>
              </w:numPr>
              <w:bidi w:val="0"/>
              <w:jc w:val="both"/>
              <w:rPr>
                <w:rFonts w:hint="default"/>
                <w:vertAlign w:val="baseline"/>
              </w:rPr>
            </w:pPr>
            <w:r>
              <w:rPr>
                <w:rFonts w:hint="default"/>
                <w:vertAlign w:val="baseline"/>
              </w:rPr>
              <w:t>存储了用户被点赞的次数。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40" w:type="dxa"/>
            <w:vMerge w:val="continue"/>
          </w:tcPr>
          <w:p>
            <w:pPr>
              <w:widowControl w:val="0"/>
              <w:numPr>
                <w:ilvl w:val="0"/>
                <w:numId w:val="0"/>
              </w:numPr>
              <w:bidi w:val="0"/>
              <w:jc w:val="center"/>
              <w:rPr>
                <w:rFonts w:hint="default"/>
                <w:vertAlign w:val="baseline"/>
              </w:rPr>
            </w:pPr>
          </w:p>
        </w:tc>
        <w:tc>
          <w:tcPr>
            <w:tcW w:w="2187" w:type="dxa"/>
            <w:vMerge w:val="continue"/>
          </w:tcPr>
          <w:p>
            <w:pPr>
              <w:widowControl w:val="0"/>
              <w:numPr>
                <w:ilvl w:val="0"/>
                <w:numId w:val="0"/>
              </w:numPr>
              <w:bidi w:val="0"/>
              <w:jc w:val="center"/>
              <w:rPr>
                <w:rFonts w:hint="default"/>
                <w:vertAlign w:val="baseline"/>
              </w:rPr>
            </w:pPr>
          </w:p>
        </w:tc>
        <w:tc>
          <w:tcPr>
            <w:tcW w:w="1325" w:type="dxa"/>
            <w:vAlign w:val="center"/>
          </w:tcPr>
          <w:p>
            <w:pPr>
              <w:widowControl w:val="0"/>
              <w:numPr>
                <w:ilvl w:val="0"/>
                <w:numId w:val="0"/>
              </w:numPr>
              <w:bidi w:val="0"/>
              <w:jc w:val="center"/>
              <w:rPr>
                <w:rFonts w:hint="default"/>
                <w:vertAlign w:val="baseline"/>
              </w:rPr>
            </w:pPr>
            <w:r>
              <w:rPr>
                <w:rFonts w:hint="default"/>
                <w:vertAlign w:val="baseline"/>
              </w:rPr>
              <w:t>fans</w:t>
            </w:r>
          </w:p>
        </w:tc>
        <w:tc>
          <w:tcPr>
            <w:tcW w:w="2964" w:type="dxa"/>
          </w:tcPr>
          <w:p>
            <w:pPr>
              <w:widowControl w:val="0"/>
              <w:numPr>
                <w:ilvl w:val="0"/>
                <w:numId w:val="0"/>
              </w:numPr>
              <w:bidi w:val="0"/>
              <w:jc w:val="both"/>
              <w:rPr>
                <w:rFonts w:hint="default"/>
                <w:vertAlign w:val="baseline"/>
              </w:rPr>
            </w:pPr>
            <w:r>
              <w:rPr>
                <w:rFonts w:hint="default"/>
                <w:vertAlign w:val="baseline"/>
              </w:rPr>
              <w:t>存储了用户被多少人关注的数量。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40" w:type="dxa"/>
            <w:vMerge w:val="continue"/>
          </w:tcPr>
          <w:p>
            <w:pPr>
              <w:widowControl w:val="0"/>
              <w:numPr>
                <w:ilvl w:val="0"/>
                <w:numId w:val="0"/>
              </w:numPr>
              <w:bidi w:val="0"/>
              <w:jc w:val="center"/>
              <w:rPr>
                <w:rFonts w:hint="default"/>
                <w:vertAlign w:val="baseline"/>
              </w:rPr>
            </w:pPr>
          </w:p>
        </w:tc>
        <w:tc>
          <w:tcPr>
            <w:tcW w:w="2187" w:type="dxa"/>
            <w:vMerge w:val="continue"/>
          </w:tcPr>
          <w:p>
            <w:pPr>
              <w:widowControl w:val="0"/>
              <w:numPr>
                <w:ilvl w:val="0"/>
                <w:numId w:val="0"/>
              </w:numPr>
              <w:bidi w:val="0"/>
              <w:jc w:val="center"/>
              <w:rPr>
                <w:rFonts w:hint="default"/>
                <w:vertAlign w:val="baseline"/>
              </w:rPr>
            </w:pPr>
          </w:p>
        </w:tc>
        <w:tc>
          <w:tcPr>
            <w:tcW w:w="1325" w:type="dxa"/>
            <w:vAlign w:val="center"/>
          </w:tcPr>
          <w:p>
            <w:pPr>
              <w:widowControl w:val="0"/>
              <w:numPr>
                <w:ilvl w:val="0"/>
                <w:numId w:val="0"/>
              </w:numPr>
              <w:bidi w:val="0"/>
              <w:jc w:val="center"/>
              <w:rPr>
                <w:rFonts w:hint="default"/>
                <w:vertAlign w:val="baseline"/>
              </w:rPr>
            </w:pPr>
            <w:r>
              <w:rPr>
                <w:rFonts w:hint="default"/>
                <w:vertAlign w:val="baseline"/>
              </w:rPr>
              <w:t>followers</w:t>
            </w:r>
          </w:p>
        </w:tc>
        <w:tc>
          <w:tcPr>
            <w:tcW w:w="2964" w:type="dxa"/>
          </w:tcPr>
          <w:p>
            <w:pPr>
              <w:widowControl w:val="0"/>
              <w:numPr>
                <w:ilvl w:val="0"/>
                <w:numId w:val="0"/>
              </w:numPr>
              <w:bidi w:val="0"/>
              <w:jc w:val="both"/>
              <w:rPr>
                <w:rFonts w:hint="default"/>
                <w:vertAlign w:val="baseline"/>
              </w:rPr>
            </w:pPr>
            <w:r>
              <w:rPr>
                <w:rFonts w:hint="default"/>
                <w:vertAlign w:val="baseline"/>
              </w:rPr>
              <w:t>存储了用户关注多少人的数量。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40" w:type="dxa"/>
            <w:vMerge w:val="restart"/>
            <w:vAlign w:val="center"/>
          </w:tcPr>
          <w:p>
            <w:pPr>
              <w:widowControl w:val="0"/>
              <w:numPr>
                <w:ilvl w:val="0"/>
                <w:numId w:val="0"/>
              </w:numPr>
              <w:bidi w:val="0"/>
              <w:jc w:val="center"/>
              <w:rPr>
                <w:rFonts w:hint="default"/>
                <w:vertAlign w:val="baseline"/>
              </w:rPr>
            </w:pPr>
            <w:r>
              <w:rPr>
                <w:rFonts w:hint="default"/>
                <w:vertAlign w:val="baseline"/>
              </w:rPr>
              <w:t>hpost_{$articleid}_{$userid}</w:t>
            </w:r>
          </w:p>
        </w:tc>
        <w:tc>
          <w:tcPr>
            <w:tcW w:w="2187" w:type="dxa"/>
            <w:vMerge w:val="restart"/>
            <w:vAlign w:val="center"/>
          </w:tcPr>
          <w:p>
            <w:pPr>
              <w:widowControl w:val="0"/>
              <w:numPr>
                <w:ilvl w:val="0"/>
                <w:numId w:val="0"/>
              </w:numPr>
              <w:bidi w:val="0"/>
              <w:jc w:val="center"/>
              <w:rPr>
                <w:rFonts w:hint="default"/>
                <w:vertAlign w:val="baseline"/>
              </w:rPr>
            </w:pPr>
            <w:r>
              <w:rPr>
                <w:rFonts w:hint="default"/>
                <w:vertAlign w:val="baseline"/>
              </w:rPr>
              <w:t>{$articleid}是文章ID，{$userid}是用户ID，存储文章相关信息，并设置了过期时间为3天。</w:t>
            </w:r>
          </w:p>
        </w:tc>
        <w:tc>
          <w:tcPr>
            <w:tcW w:w="1325" w:type="dxa"/>
            <w:vAlign w:val="center"/>
          </w:tcPr>
          <w:p>
            <w:pPr>
              <w:widowControl w:val="0"/>
              <w:numPr>
                <w:ilvl w:val="0"/>
                <w:numId w:val="0"/>
              </w:numPr>
              <w:bidi w:val="0"/>
              <w:jc w:val="center"/>
              <w:rPr>
                <w:rFonts w:hint="default"/>
                <w:vertAlign w:val="baseline"/>
              </w:rPr>
            </w:pPr>
            <w:r>
              <w:rPr>
                <w:rFonts w:hint="default"/>
                <w:vertAlign w:val="baseline"/>
              </w:rPr>
              <w:t>title</w:t>
            </w:r>
          </w:p>
        </w:tc>
        <w:tc>
          <w:tcPr>
            <w:tcW w:w="2964" w:type="dxa"/>
          </w:tcPr>
          <w:p>
            <w:pPr>
              <w:widowControl w:val="0"/>
              <w:numPr>
                <w:ilvl w:val="0"/>
                <w:numId w:val="0"/>
              </w:numPr>
              <w:bidi w:val="0"/>
              <w:jc w:val="both"/>
              <w:rPr>
                <w:rFonts w:hint="default"/>
                <w:vertAlign w:val="baseline"/>
              </w:rPr>
            </w:pPr>
            <w:r>
              <w:rPr>
                <w:rFonts w:hint="default"/>
                <w:vertAlign w:val="baseline"/>
              </w:rPr>
              <w:t>存储了文章的标题。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40" w:type="dxa"/>
            <w:vMerge w:val="continue"/>
          </w:tcPr>
          <w:p>
            <w:pPr>
              <w:widowControl w:val="0"/>
              <w:numPr>
                <w:ilvl w:val="0"/>
                <w:numId w:val="0"/>
              </w:numPr>
              <w:bidi w:val="0"/>
              <w:jc w:val="center"/>
              <w:rPr>
                <w:rFonts w:hint="default"/>
                <w:vertAlign w:val="baseline"/>
              </w:rPr>
            </w:pPr>
          </w:p>
        </w:tc>
        <w:tc>
          <w:tcPr>
            <w:tcW w:w="2187" w:type="dxa"/>
            <w:vMerge w:val="continue"/>
          </w:tcPr>
          <w:p>
            <w:pPr>
              <w:widowControl w:val="0"/>
              <w:numPr>
                <w:ilvl w:val="0"/>
                <w:numId w:val="0"/>
              </w:numPr>
              <w:bidi w:val="0"/>
              <w:jc w:val="center"/>
              <w:rPr>
                <w:rFonts w:hint="default"/>
                <w:vertAlign w:val="baseline"/>
              </w:rPr>
            </w:pPr>
          </w:p>
        </w:tc>
        <w:tc>
          <w:tcPr>
            <w:tcW w:w="1325" w:type="dxa"/>
            <w:vAlign w:val="center"/>
          </w:tcPr>
          <w:p>
            <w:pPr>
              <w:widowControl w:val="0"/>
              <w:numPr>
                <w:ilvl w:val="0"/>
                <w:numId w:val="0"/>
              </w:numPr>
              <w:bidi w:val="0"/>
              <w:jc w:val="center"/>
              <w:rPr>
                <w:rFonts w:hint="default"/>
                <w:vertAlign w:val="baseline"/>
              </w:rPr>
            </w:pPr>
            <w:r>
              <w:rPr>
                <w:rFonts w:hint="default"/>
                <w:vertAlign w:val="baseline"/>
              </w:rPr>
              <w:t>content</w:t>
            </w:r>
          </w:p>
        </w:tc>
        <w:tc>
          <w:tcPr>
            <w:tcW w:w="2964" w:type="dxa"/>
          </w:tcPr>
          <w:p>
            <w:pPr>
              <w:widowControl w:val="0"/>
              <w:numPr>
                <w:ilvl w:val="0"/>
                <w:numId w:val="0"/>
              </w:numPr>
              <w:bidi w:val="0"/>
              <w:jc w:val="both"/>
              <w:rPr>
                <w:rFonts w:hint="default"/>
                <w:vertAlign w:val="baseline"/>
              </w:rPr>
            </w:pPr>
            <w:r>
              <w:rPr>
                <w:rFonts w:hint="default"/>
                <w:vertAlign w:val="baseline"/>
              </w:rPr>
              <w:t>存储文章的内容。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40" w:type="dxa"/>
            <w:vMerge w:val="continue"/>
          </w:tcPr>
          <w:p>
            <w:pPr>
              <w:widowControl w:val="0"/>
              <w:numPr>
                <w:ilvl w:val="0"/>
                <w:numId w:val="0"/>
              </w:numPr>
              <w:bidi w:val="0"/>
              <w:jc w:val="center"/>
              <w:rPr>
                <w:rFonts w:hint="default"/>
                <w:vertAlign w:val="baseline"/>
              </w:rPr>
            </w:pPr>
          </w:p>
        </w:tc>
        <w:tc>
          <w:tcPr>
            <w:tcW w:w="2187" w:type="dxa"/>
            <w:vMerge w:val="continue"/>
          </w:tcPr>
          <w:p>
            <w:pPr>
              <w:widowControl w:val="0"/>
              <w:numPr>
                <w:ilvl w:val="0"/>
                <w:numId w:val="0"/>
              </w:numPr>
              <w:bidi w:val="0"/>
              <w:jc w:val="center"/>
              <w:rPr>
                <w:rFonts w:hint="default"/>
                <w:vertAlign w:val="baseline"/>
              </w:rPr>
            </w:pPr>
          </w:p>
        </w:tc>
        <w:tc>
          <w:tcPr>
            <w:tcW w:w="1325" w:type="dxa"/>
            <w:vAlign w:val="center"/>
          </w:tcPr>
          <w:p>
            <w:pPr>
              <w:widowControl w:val="0"/>
              <w:numPr>
                <w:ilvl w:val="0"/>
                <w:numId w:val="0"/>
              </w:numPr>
              <w:bidi w:val="0"/>
              <w:jc w:val="center"/>
              <w:rPr>
                <w:rFonts w:hint="default"/>
                <w:vertAlign w:val="baseline"/>
              </w:rPr>
            </w:pPr>
            <w:r>
              <w:rPr>
                <w:rFonts w:hint="default"/>
                <w:vertAlign w:val="baseline"/>
              </w:rPr>
              <w:t>time</w:t>
            </w:r>
          </w:p>
        </w:tc>
        <w:tc>
          <w:tcPr>
            <w:tcW w:w="2964" w:type="dxa"/>
          </w:tcPr>
          <w:p>
            <w:pPr>
              <w:widowControl w:val="0"/>
              <w:numPr>
                <w:ilvl w:val="0"/>
                <w:numId w:val="0"/>
              </w:numPr>
              <w:bidi w:val="0"/>
              <w:jc w:val="both"/>
              <w:rPr>
                <w:rFonts w:hint="default"/>
                <w:vertAlign w:val="baseline"/>
              </w:rPr>
            </w:pPr>
            <w:r>
              <w:rPr>
                <w:rFonts w:hint="default"/>
                <w:vertAlign w:val="baseline"/>
              </w:rPr>
              <w:t>存储文章发表的时间。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40" w:type="dxa"/>
            <w:vMerge w:val="continue"/>
          </w:tcPr>
          <w:p>
            <w:pPr>
              <w:widowControl w:val="0"/>
              <w:numPr>
                <w:ilvl w:val="0"/>
                <w:numId w:val="0"/>
              </w:numPr>
              <w:bidi w:val="0"/>
              <w:jc w:val="center"/>
              <w:rPr>
                <w:rFonts w:hint="default"/>
                <w:vertAlign w:val="baseline"/>
              </w:rPr>
            </w:pPr>
          </w:p>
        </w:tc>
        <w:tc>
          <w:tcPr>
            <w:tcW w:w="2187" w:type="dxa"/>
            <w:vMerge w:val="continue"/>
          </w:tcPr>
          <w:p>
            <w:pPr>
              <w:widowControl w:val="0"/>
              <w:numPr>
                <w:ilvl w:val="0"/>
                <w:numId w:val="0"/>
              </w:numPr>
              <w:bidi w:val="0"/>
              <w:jc w:val="center"/>
              <w:rPr>
                <w:rFonts w:hint="default"/>
                <w:vertAlign w:val="baseline"/>
              </w:rPr>
            </w:pPr>
          </w:p>
        </w:tc>
        <w:tc>
          <w:tcPr>
            <w:tcW w:w="1325" w:type="dxa"/>
            <w:vAlign w:val="center"/>
          </w:tcPr>
          <w:p>
            <w:pPr>
              <w:widowControl w:val="0"/>
              <w:numPr>
                <w:ilvl w:val="0"/>
                <w:numId w:val="0"/>
              </w:numPr>
              <w:bidi w:val="0"/>
              <w:jc w:val="center"/>
              <w:rPr>
                <w:rFonts w:hint="default"/>
                <w:vertAlign w:val="baseline"/>
              </w:rPr>
            </w:pPr>
            <w:r>
              <w:rPr>
                <w:rFonts w:hint="default"/>
                <w:vertAlign w:val="baseline"/>
              </w:rPr>
              <w:t>private</w:t>
            </w:r>
          </w:p>
        </w:tc>
        <w:tc>
          <w:tcPr>
            <w:tcW w:w="2964" w:type="dxa"/>
          </w:tcPr>
          <w:p>
            <w:pPr>
              <w:widowControl w:val="0"/>
              <w:numPr>
                <w:ilvl w:val="0"/>
                <w:numId w:val="0"/>
              </w:numPr>
              <w:bidi w:val="0"/>
              <w:jc w:val="both"/>
              <w:rPr>
                <w:rFonts w:hint="default"/>
                <w:vertAlign w:val="baseline"/>
              </w:rPr>
            </w:pPr>
            <w:r>
              <w:rPr>
                <w:rFonts w:hint="default"/>
                <w:vertAlign w:val="baseline"/>
              </w:rPr>
              <w:t>存储文章状态是否为私有。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40" w:type="dxa"/>
            <w:vMerge w:val="restart"/>
            <w:vAlign w:val="center"/>
          </w:tcPr>
          <w:p>
            <w:pPr>
              <w:widowControl w:val="0"/>
              <w:numPr>
                <w:ilvl w:val="0"/>
                <w:numId w:val="0"/>
              </w:numPr>
              <w:bidi w:val="0"/>
              <w:jc w:val="center"/>
              <w:rPr>
                <w:rFonts w:hint="default"/>
                <w:vertAlign w:val="baseline"/>
              </w:rPr>
            </w:pPr>
            <w:r>
              <w:rPr>
                <w:rFonts w:hint="default"/>
                <w:vertAlign w:val="baseline"/>
              </w:rPr>
              <w:t>LikeUserH_{$type}_{$typeid}_{$userid}</w:t>
            </w:r>
          </w:p>
        </w:tc>
        <w:tc>
          <w:tcPr>
            <w:tcW w:w="2187" w:type="dxa"/>
            <w:vMerge w:val="restart"/>
            <w:vAlign w:val="center"/>
          </w:tcPr>
          <w:p>
            <w:pPr>
              <w:widowControl w:val="0"/>
              <w:numPr>
                <w:ilvl w:val="0"/>
                <w:numId w:val="0"/>
              </w:numPr>
              <w:bidi w:val="0"/>
              <w:jc w:val="center"/>
              <w:rPr>
                <w:rFonts w:hint="default"/>
                <w:vertAlign w:val="baseline"/>
              </w:rPr>
            </w:pPr>
            <w:r>
              <w:rPr>
                <w:rFonts w:hint="default"/>
                <w:vertAlign w:val="baseline"/>
              </w:rPr>
              <w:t>{$type}为通用type类型，{$typeid}为通用typeID，{$userid}为用户ID，存储用户点赞的信息，并设置过期时间为5天。</w:t>
            </w:r>
          </w:p>
        </w:tc>
        <w:tc>
          <w:tcPr>
            <w:tcW w:w="1325" w:type="dxa"/>
            <w:vAlign w:val="center"/>
          </w:tcPr>
          <w:p>
            <w:pPr>
              <w:widowControl w:val="0"/>
              <w:numPr>
                <w:ilvl w:val="0"/>
                <w:numId w:val="0"/>
              </w:numPr>
              <w:bidi w:val="0"/>
              <w:jc w:val="center"/>
              <w:rPr>
                <w:rFonts w:hint="default"/>
                <w:vertAlign w:val="baseline"/>
              </w:rPr>
            </w:pPr>
            <w:r>
              <w:rPr>
                <w:rFonts w:hint="default"/>
                <w:vertAlign w:val="baseline"/>
              </w:rPr>
              <w:t>Ctime</w:t>
            </w:r>
          </w:p>
        </w:tc>
        <w:tc>
          <w:tcPr>
            <w:tcW w:w="2964" w:type="dxa"/>
          </w:tcPr>
          <w:p>
            <w:pPr>
              <w:widowControl w:val="0"/>
              <w:numPr>
                <w:ilvl w:val="0"/>
                <w:numId w:val="0"/>
              </w:numPr>
              <w:bidi w:val="0"/>
              <w:jc w:val="both"/>
              <w:rPr>
                <w:rFonts w:hint="default"/>
                <w:vertAlign w:val="baseline"/>
              </w:rPr>
            </w:pPr>
            <w:r>
              <w:rPr>
                <w:rFonts w:hint="default"/>
                <w:vertAlign w:val="baseline"/>
              </w:rPr>
              <w:t>存储了点赞的操作时间。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40" w:type="dxa"/>
            <w:vMerge w:val="continue"/>
            <w:vAlign w:val="center"/>
          </w:tcPr>
          <w:p>
            <w:pPr>
              <w:widowControl w:val="0"/>
              <w:numPr>
                <w:ilvl w:val="0"/>
                <w:numId w:val="0"/>
              </w:numPr>
              <w:bidi w:val="0"/>
              <w:jc w:val="center"/>
              <w:rPr>
                <w:rFonts w:hint="default"/>
                <w:vertAlign w:val="baseline"/>
              </w:rPr>
            </w:pPr>
          </w:p>
        </w:tc>
        <w:tc>
          <w:tcPr>
            <w:tcW w:w="2187" w:type="dxa"/>
            <w:vMerge w:val="continue"/>
            <w:vAlign w:val="center"/>
          </w:tcPr>
          <w:p>
            <w:pPr>
              <w:widowControl w:val="0"/>
              <w:numPr>
                <w:ilvl w:val="0"/>
                <w:numId w:val="0"/>
              </w:numPr>
              <w:bidi w:val="0"/>
              <w:jc w:val="center"/>
              <w:rPr>
                <w:rFonts w:hint="default"/>
                <w:vertAlign w:val="baseline"/>
              </w:rPr>
            </w:pPr>
          </w:p>
        </w:tc>
        <w:tc>
          <w:tcPr>
            <w:tcW w:w="1325" w:type="dxa"/>
            <w:vAlign w:val="center"/>
          </w:tcPr>
          <w:p>
            <w:pPr>
              <w:widowControl w:val="0"/>
              <w:numPr>
                <w:ilvl w:val="0"/>
                <w:numId w:val="0"/>
              </w:numPr>
              <w:bidi w:val="0"/>
              <w:jc w:val="center"/>
              <w:rPr>
                <w:rFonts w:hint="default"/>
                <w:vertAlign w:val="baseline"/>
              </w:rPr>
            </w:pPr>
            <w:r>
              <w:rPr>
                <w:rFonts w:hint="default"/>
                <w:vertAlign w:val="baseline"/>
              </w:rPr>
              <w:t>Status</w:t>
            </w:r>
          </w:p>
        </w:tc>
        <w:tc>
          <w:tcPr>
            <w:tcW w:w="2964" w:type="dxa"/>
          </w:tcPr>
          <w:p>
            <w:pPr>
              <w:widowControl w:val="0"/>
              <w:numPr>
                <w:ilvl w:val="0"/>
                <w:numId w:val="0"/>
              </w:numPr>
              <w:bidi w:val="0"/>
              <w:jc w:val="both"/>
              <w:rPr>
                <w:rFonts w:hint="default"/>
                <w:vertAlign w:val="baseline"/>
              </w:rPr>
            </w:pPr>
            <w:r>
              <w:rPr>
                <w:rFonts w:hint="default"/>
                <w:vertAlign w:val="baseline"/>
              </w:rPr>
              <w:t>存储点赞状态，true为点赞，false为取消点赞。</w:t>
            </w:r>
          </w:p>
        </w:tc>
      </w:tr>
    </w:tbl>
    <w:p>
      <w:pPr>
        <w:numPr>
          <w:ilvl w:val="0"/>
          <w:numId w:val="13"/>
        </w:numPr>
        <w:bidi w:val="0"/>
        <w:ind w:left="0" w:leftChars="0" w:firstLine="420" w:firstLineChars="0"/>
        <w:rPr>
          <w:rFonts w:hint="default"/>
        </w:rPr>
      </w:pPr>
      <w:r>
        <w:rPr>
          <w:rFonts w:hint="default"/>
        </w:rPr>
        <w:t>Set集合</w:t>
      </w:r>
    </w:p>
    <w:p>
      <w:pPr>
        <w:numPr>
          <w:ilvl w:val="0"/>
          <w:numId w:val="0"/>
        </w:numPr>
        <w:bidi w:val="0"/>
        <w:jc w:val="center"/>
        <w:rPr>
          <w:rFonts w:hint="default"/>
          <w:sz w:val="21"/>
          <w:szCs w:val="21"/>
        </w:rPr>
      </w:pPr>
      <w:r>
        <w:rPr>
          <w:rFonts w:hint="default"/>
          <w:sz w:val="21"/>
          <w:szCs w:val="21"/>
        </w:rPr>
        <w:t>表5.3 Set</w:t>
      </w:r>
    </w:p>
    <w:tbl>
      <w:tblPr>
        <w:tblStyle w:val="4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58"/>
        <w:gridCol w:w="42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58" w:type="dxa"/>
            <w:vAlign w:val="center"/>
          </w:tcPr>
          <w:p>
            <w:pPr>
              <w:widowControl w:val="0"/>
              <w:numPr>
                <w:ilvl w:val="0"/>
                <w:numId w:val="0"/>
              </w:numPr>
              <w:bidi w:val="0"/>
              <w:jc w:val="center"/>
              <w:rPr>
                <w:rFonts w:hint="default"/>
                <w:vertAlign w:val="baseline"/>
              </w:rPr>
            </w:pPr>
            <w:r>
              <w:rPr>
                <w:rFonts w:hint="default"/>
                <w:vertAlign w:val="baseline"/>
              </w:rPr>
              <w:t>key</w:t>
            </w:r>
          </w:p>
        </w:tc>
        <w:tc>
          <w:tcPr>
            <w:tcW w:w="4258" w:type="dxa"/>
            <w:vAlign w:val="center"/>
          </w:tcPr>
          <w:p>
            <w:pPr>
              <w:widowControl w:val="0"/>
              <w:numPr>
                <w:ilvl w:val="0"/>
                <w:numId w:val="0"/>
              </w:numPr>
              <w:bidi w:val="0"/>
              <w:jc w:val="center"/>
              <w:rPr>
                <w:rFonts w:hint="default"/>
                <w:vertAlign w:val="baseline"/>
              </w:rPr>
            </w:pPr>
            <w:r>
              <w:rPr>
                <w:rFonts w:hint="default"/>
                <w:vertAlign w:val="baseline"/>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58" w:type="dxa"/>
            <w:vAlign w:val="center"/>
          </w:tcPr>
          <w:p>
            <w:pPr>
              <w:widowControl w:val="0"/>
              <w:numPr>
                <w:ilvl w:val="0"/>
                <w:numId w:val="0"/>
              </w:numPr>
              <w:bidi w:val="0"/>
              <w:jc w:val="center"/>
              <w:rPr>
                <w:rFonts w:hint="default"/>
                <w:vertAlign w:val="baseline"/>
              </w:rPr>
            </w:pPr>
            <w:r>
              <w:rPr>
                <w:rFonts w:hint="default"/>
                <w:vertAlign w:val="baseline"/>
              </w:rPr>
              <w:t>LikeS_{$type}</w:t>
            </w:r>
          </w:p>
        </w:tc>
        <w:tc>
          <w:tcPr>
            <w:tcW w:w="4258" w:type="dxa"/>
          </w:tcPr>
          <w:p>
            <w:pPr>
              <w:widowControl w:val="0"/>
              <w:numPr>
                <w:ilvl w:val="0"/>
                <w:numId w:val="0"/>
              </w:numPr>
              <w:bidi w:val="0"/>
              <w:jc w:val="both"/>
              <w:rPr>
                <w:rFonts w:hint="default"/>
                <w:vertAlign w:val="baseline"/>
              </w:rPr>
            </w:pPr>
            <w:r>
              <w:rPr>
                <w:rFonts w:hint="default"/>
                <w:vertAlign w:val="baseline"/>
              </w:rPr>
              <w:t>{$type}为通用类型，存放typeid。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58" w:type="dxa"/>
            <w:vAlign w:val="center"/>
          </w:tcPr>
          <w:p>
            <w:pPr>
              <w:widowControl w:val="0"/>
              <w:numPr>
                <w:ilvl w:val="0"/>
                <w:numId w:val="0"/>
              </w:numPr>
              <w:bidi w:val="0"/>
              <w:jc w:val="center"/>
              <w:rPr>
                <w:rFonts w:hint="default"/>
                <w:vertAlign w:val="baseline"/>
              </w:rPr>
            </w:pPr>
            <w:r>
              <w:rPr>
                <w:rFonts w:hint="default"/>
                <w:vertAlign w:val="baseline"/>
              </w:rPr>
              <w:t>LikeUserS_{$type}_{$typeid}</w:t>
            </w:r>
          </w:p>
        </w:tc>
        <w:tc>
          <w:tcPr>
            <w:tcW w:w="4258" w:type="dxa"/>
          </w:tcPr>
          <w:p>
            <w:pPr>
              <w:widowControl w:val="0"/>
              <w:numPr>
                <w:ilvl w:val="0"/>
                <w:numId w:val="0"/>
              </w:numPr>
              <w:bidi w:val="0"/>
              <w:jc w:val="both"/>
              <w:rPr>
                <w:rFonts w:hint="default"/>
                <w:vertAlign w:val="baseline"/>
              </w:rPr>
            </w:pPr>
            <w:r>
              <w:rPr>
                <w:rFonts w:hint="default"/>
                <w:vertAlign w:val="baseline"/>
              </w:rPr>
              <w:t>{$type}为通用类型，{$typeid}为通用ID，存放用户ID。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58" w:type="dxa"/>
            <w:vAlign w:val="center"/>
          </w:tcPr>
          <w:p>
            <w:pPr>
              <w:widowControl w:val="0"/>
              <w:numPr>
                <w:ilvl w:val="0"/>
                <w:numId w:val="0"/>
              </w:numPr>
              <w:bidi w:val="0"/>
              <w:jc w:val="center"/>
              <w:rPr>
                <w:rFonts w:hint="default"/>
                <w:vertAlign w:val="baseline"/>
              </w:rPr>
            </w:pPr>
            <w:r>
              <w:rPr>
                <w:rFonts w:hint="default"/>
                <w:vertAlign w:val="baseline"/>
              </w:rPr>
              <w:t>SSyncPV</w:t>
            </w:r>
          </w:p>
        </w:tc>
        <w:tc>
          <w:tcPr>
            <w:tcW w:w="4258" w:type="dxa"/>
          </w:tcPr>
          <w:p>
            <w:pPr>
              <w:widowControl w:val="0"/>
              <w:numPr>
                <w:ilvl w:val="0"/>
                <w:numId w:val="0"/>
              </w:numPr>
              <w:bidi w:val="0"/>
              <w:jc w:val="both"/>
              <w:rPr>
                <w:rFonts w:hint="default"/>
                <w:vertAlign w:val="baseline"/>
              </w:rPr>
            </w:pPr>
            <w:r>
              <w:rPr>
                <w:rFonts w:hint="default"/>
                <w:vertAlign w:val="baseline"/>
              </w:rPr>
              <w:t>存放被访问的文章ID。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58" w:type="dxa"/>
            <w:vAlign w:val="center"/>
          </w:tcPr>
          <w:p>
            <w:pPr>
              <w:widowControl w:val="0"/>
              <w:numPr>
                <w:ilvl w:val="0"/>
                <w:numId w:val="0"/>
              </w:numPr>
              <w:bidi w:val="0"/>
              <w:jc w:val="center"/>
              <w:rPr>
                <w:rFonts w:hint="default"/>
                <w:vertAlign w:val="baseline"/>
              </w:rPr>
            </w:pPr>
            <w:r>
              <w:rPr>
                <w:rFonts w:hint="default"/>
                <w:vertAlign w:val="baseline"/>
              </w:rPr>
              <w:t>SSyncPV_U</w:t>
            </w:r>
          </w:p>
        </w:tc>
        <w:tc>
          <w:tcPr>
            <w:tcW w:w="4258" w:type="dxa"/>
          </w:tcPr>
          <w:p>
            <w:pPr>
              <w:widowControl w:val="0"/>
              <w:numPr>
                <w:ilvl w:val="0"/>
                <w:numId w:val="0"/>
              </w:numPr>
              <w:bidi w:val="0"/>
              <w:jc w:val="both"/>
              <w:rPr>
                <w:rFonts w:hint="default"/>
                <w:vertAlign w:val="baseline"/>
              </w:rPr>
            </w:pPr>
            <w:r>
              <w:rPr>
                <w:rFonts w:hint="default"/>
                <w:vertAlign w:val="baseline"/>
              </w:rPr>
              <w:t>存放被访问文章的创建者ID。</w:t>
            </w:r>
          </w:p>
        </w:tc>
      </w:tr>
    </w:tbl>
    <w:p>
      <w:pPr>
        <w:numPr>
          <w:ilvl w:val="0"/>
          <w:numId w:val="13"/>
        </w:numPr>
        <w:bidi w:val="0"/>
        <w:ind w:left="0" w:leftChars="0" w:firstLine="420" w:firstLineChars="0"/>
        <w:rPr>
          <w:rFonts w:hint="default"/>
        </w:rPr>
      </w:pPr>
      <w:r>
        <w:rPr>
          <w:rFonts w:hint="default"/>
        </w:rPr>
        <w:t>HyperLogLog</w:t>
      </w:r>
    </w:p>
    <w:p>
      <w:pPr>
        <w:numPr>
          <w:ilvl w:val="0"/>
          <w:numId w:val="0"/>
        </w:numPr>
        <w:bidi w:val="0"/>
        <w:jc w:val="center"/>
        <w:rPr>
          <w:rFonts w:hint="default"/>
          <w:sz w:val="21"/>
          <w:szCs w:val="21"/>
        </w:rPr>
      </w:pPr>
      <w:r>
        <w:rPr>
          <w:rFonts w:hint="default"/>
          <w:sz w:val="21"/>
          <w:szCs w:val="21"/>
        </w:rPr>
        <w:t>表5.4 HyperLogLog</w:t>
      </w:r>
    </w:p>
    <w:tbl>
      <w:tblPr>
        <w:tblStyle w:val="4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58"/>
        <w:gridCol w:w="42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58" w:type="dxa"/>
            <w:vAlign w:val="center"/>
          </w:tcPr>
          <w:p>
            <w:pPr>
              <w:widowControl w:val="0"/>
              <w:numPr>
                <w:ilvl w:val="0"/>
                <w:numId w:val="0"/>
              </w:numPr>
              <w:bidi w:val="0"/>
              <w:jc w:val="center"/>
              <w:rPr>
                <w:rFonts w:hint="default"/>
                <w:vertAlign w:val="baseline"/>
              </w:rPr>
            </w:pPr>
            <w:r>
              <w:rPr>
                <w:rFonts w:hint="default"/>
              </w:rPr>
              <w:t>Key</w:t>
            </w:r>
          </w:p>
        </w:tc>
        <w:tc>
          <w:tcPr>
            <w:tcW w:w="4258" w:type="dxa"/>
            <w:vAlign w:val="center"/>
          </w:tcPr>
          <w:p>
            <w:pPr>
              <w:widowControl w:val="0"/>
              <w:numPr>
                <w:ilvl w:val="0"/>
                <w:numId w:val="0"/>
              </w:numPr>
              <w:bidi w:val="0"/>
              <w:jc w:val="center"/>
              <w:rPr>
                <w:rFonts w:hint="default"/>
                <w:vertAlign w:val="baseline"/>
              </w:rPr>
            </w:pPr>
            <w:r>
              <w:rPr>
                <w:rFonts w:hint="default"/>
                <w:vertAlign w:val="baseline"/>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58" w:type="dxa"/>
            <w:vAlign w:val="center"/>
          </w:tcPr>
          <w:p>
            <w:pPr>
              <w:widowControl w:val="0"/>
              <w:numPr>
                <w:ilvl w:val="0"/>
                <w:numId w:val="0"/>
              </w:numPr>
              <w:bidi w:val="0"/>
              <w:jc w:val="center"/>
              <w:rPr>
                <w:rFonts w:hint="default"/>
                <w:vertAlign w:val="baseline"/>
              </w:rPr>
            </w:pPr>
            <w:r>
              <w:rPr>
                <w:rFonts w:hint="default"/>
                <w:vertAlign w:val="baseline"/>
              </w:rPr>
              <w:t>HPV_{$postid}</w:t>
            </w:r>
          </w:p>
        </w:tc>
        <w:tc>
          <w:tcPr>
            <w:tcW w:w="4258" w:type="dxa"/>
          </w:tcPr>
          <w:p>
            <w:pPr>
              <w:widowControl w:val="0"/>
              <w:numPr>
                <w:ilvl w:val="0"/>
                <w:numId w:val="0"/>
              </w:numPr>
              <w:bidi w:val="0"/>
              <w:jc w:val="both"/>
              <w:rPr>
                <w:rFonts w:hint="default"/>
                <w:vertAlign w:val="baseline"/>
              </w:rPr>
            </w:pPr>
            <w:r>
              <w:rPr>
                <w:rFonts w:hint="default"/>
                <w:vertAlign w:val="baseline"/>
              </w:rPr>
              <w:t>{$postid}为文章ID，存放用户ID或用户IP，快速筛重，设置过期时间为4天。</w:t>
            </w:r>
          </w:p>
        </w:tc>
      </w:tr>
    </w:tbl>
    <w:p>
      <w:pPr>
        <w:pStyle w:val="3"/>
        <w:numPr>
          <w:ilvl w:val="0"/>
          <w:numId w:val="0"/>
        </w:numPr>
        <w:bidi w:val="0"/>
        <w:ind w:leftChars="0"/>
        <w:rPr>
          <w:rFonts w:hint="eastAsia" w:ascii="黑体" w:hAnsi="黑体" w:eastAsia="黑体" w:cs="黑体"/>
        </w:rPr>
      </w:pPr>
      <w:bookmarkStart w:id="52" w:name="_Toc298159705"/>
      <w:r>
        <w:rPr>
          <w:rFonts w:hint="eastAsia" w:ascii="黑体" w:hAnsi="黑体" w:eastAsia="黑体" w:cs="黑体"/>
        </w:rPr>
        <w:t>5.2 数据库表设计</w:t>
      </w:r>
      <w:bookmarkEnd w:id="52"/>
    </w:p>
    <w:p>
      <w:pPr>
        <w:rPr>
          <w:rFonts w:hint="eastAsia"/>
        </w:rPr>
      </w:pPr>
    </w:p>
    <w:p>
      <w:pPr>
        <w:numPr>
          <w:ilvl w:val="0"/>
          <w:numId w:val="14"/>
        </w:numPr>
        <w:bidi w:val="0"/>
        <w:ind w:left="0" w:leftChars="0" w:firstLine="480" w:firstLineChars="200"/>
        <w:rPr>
          <w:rFonts w:hint="default"/>
        </w:rPr>
      </w:pPr>
      <w:r>
        <w:rPr>
          <w:rFonts w:hint="default"/>
        </w:rPr>
        <w:t>用户管理表，此表存储用户管理信息。</w:t>
      </w:r>
    </w:p>
    <w:p>
      <w:pPr>
        <w:numPr>
          <w:ilvl w:val="0"/>
          <w:numId w:val="0"/>
        </w:numPr>
        <w:bidi w:val="0"/>
        <w:jc w:val="center"/>
        <w:rPr>
          <w:rFonts w:hint="default"/>
          <w:sz w:val="21"/>
          <w:szCs w:val="21"/>
        </w:rPr>
      </w:pPr>
      <w:r>
        <w:rPr>
          <w:rFonts w:hint="default"/>
          <w:sz w:val="21"/>
          <w:szCs w:val="21"/>
        </w:rPr>
        <w:t>表5.5 用户管理表</w:t>
      </w:r>
    </w:p>
    <w:tbl>
      <w:tblPr>
        <w:tblStyle w:val="4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8"/>
        <w:gridCol w:w="2839"/>
        <w:gridCol w:w="2839"/>
      </w:tblGrid>
      <w:tr>
        <w:tc>
          <w:tcPr>
            <w:tcW w:w="2838" w:type="dxa"/>
            <w:vAlign w:val="center"/>
          </w:tcPr>
          <w:p>
            <w:pPr>
              <w:widowControl w:val="0"/>
              <w:numPr>
                <w:ilvl w:val="0"/>
                <w:numId w:val="0"/>
              </w:numPr>
              <w:bidi w:val="0"/>
              <w:jc w:val="center"/>
              <w:rPr>
                <w:rFonts w:hint="default"/>
                <w:vertAlign w:val="baseline"/>
              </w:rPr>
            </w:pPr>
            <w:r>
              <w:rPr>
                <w:rFonts w:hint="default"/>
                <w:vertAlign w:val="baseline"/>
              </w:rPr>
              <w:t>字段名</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类型</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备注</w:t>
            </w:r>
          </w:p>
        </w:tc>
      </w:tr>
      <w:tr>
        <w:tc>
          <w:tcPr>
            <w:tcW w:w="2838" w:type="dxa"/>
            <w:vAlign w:val="center"/>
          </w:tcPr>
          <w:p>
            <w:pPr>
              <w:widowControl w:val="0"/>
              <w:numPr>
                <w:ilvl w:val="0"/>
                <w:numId w:val="0"/>
              </w:numPr>
              <w:bidi w:val="0"/>
              <w:jc w:val="center"/>
              <w:rPr>
                <w:rFonts w:hint="default"/>
                <w:vertAlign w:val="baseline"/>
              </w:rPr>
            </w:pPr>
            <w:r>
              <w:rPr>
                <w:rFonts w:hint="default"/>
                <w:vertAlign w:val="baseline"/>
              </w:rPr>
              <w:t>adminid</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int(11)，主键，自增</w:t>
            </w:r>
          </w:p>
        </w:tc>
        <w:tc>
          <w:tcPr>
            <w:tcW w:w="2839" w:type="dxa"/>
          </w:tcPr>
          <w:p>
            <w:pPr>
              <w:widowControl w:val="0"/>
              <w:numPr>
                <w:ilvl w:val="0"/>
                <w:numId w:val="0"/>
              </w:numPr>
              <w:bidi w:val="0"/>
              <w:jc w:val="both"/>
              <w:rPr>
                <w:rFonts w:hint="default"/>
                <w:vertAlign w:val="baseline"/>
              </w:rPr>
            </w:pPr>
            <w:r>
              <w:rPr>
                <w:rFonts w:hint="default"/>
                <w:vertAlign w:val="baseline"/>
              </w:rPr>
              <w:t>用户管理ID。</w:t>
            </w:r>
          </w:p>
        </w:tc>
      </w:tr>
      <w:tr>
        <w:tc>
          <w:tcPr>
            <w:tcW w:w="2838" w:type="dxa"/>
            <w:vAlign w:val="center"/>
          </w:tcPr>
          <w:p>
            <w:pPr>
              <w:widowControl w:val="0"/>
              <w:numPr>
                <w:ilvl w:val="0"/>
                <w:numId w:val="0"/>
              </w:numPr>
              <w:bidi w:val="0"/>
              <w:jc w:val="center"/>
              <w:rPr>
                <w:rFonts w:hint="default"/>
                <w:vertAlign w:val="baseline"/>
              </w:rPr>
            </w:pPr>
            <w:r>
              <w:rPr>
                <w:rFonts w:hint="default"/>
                <w:vertAlign w:val="baseline"/>
              </w:rPr>
              <w:t>password</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varchar(128)</w:t>
            </w:r>
          </w:p>
        </w:tc>
        <w:tc>
          <w:tcPr>
            <w:tcW w:w="2839" w:type="dxa"/>
          </w:tcPr>
          <w:p>
            <w:pPr>
              <w:widowControl w:val="0"/>
              <w:numPr>
                <w:ilvl w:val="0"/>
                <w:numId w:val="0"/>
              </w:numPr>
              <w:bidi w:val="0"/>
              <w:jc w:val="both"/>
              <w:rPr>
                <w:rFonts w:hint="default"/>
                <w:vertAlign w:val="baseline"/>
              </w:rPr>
            </w:pPr>
            <w:r>
              <w:rPr>
                <w:rFonts w:hint="default"/>
                <w:vertAlign w:val="baseline"/>
              </w:rPr>
              <w:t>用户的密码。</w:t>
            </w:r>
          </w:p>
        </w:tc>
      </w:tr>
      <w:tr>
        <w:tc>
          <w:tcPr>
            <w:tcW w:w="2838" w:type="dxa"/>
            <w:vAlign w:val="center"/>
          </w:tcPr>
          <w:p>
            <w:pPr>
              <w:widowControl w:val="0"/>
              <w:numPr>
                <w:ilvl w:val="0"/>
                <w:numId w:val="0"/>
              </w:numPr>
              <w:bidi w:val="0"/>
              <w:jc w:val="center"/>
              <w:rPr>
                <w:rFonts w:hint="default"/>
                <w:vertAlign w:val="baseline"/>
              </w:rPr>
            </w:pPr>
            <w:r>
              <w:rPr>
                <w:rFonts w:hint="default"/>
                <w:vertAlign w:val="baseline"/>
              </w:rPr>
              <w:t>level</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int(11)</w:t>
            </w:r>
          </w:p>
        </w:tc>
        <w:tc>
          <w:tcPr>
            <w:tcW w:w="2839" w:type="dxa"/>
          </w:tcPr>
          <w:p>
            <w:pPr>
              <w:widowControl w:val="0"/>
              <w:numPr>
                <w:ilvl w:val="0"/>
                <w:numId w:val="0"/>
              </w:numPr>
              <w:bidi w:val="0"/>
              <w:jc w:val="both"/>
              <w:rPr>
                <w:rFonts w:hint="default"/>
                <w:vertAlign w:val="baseline"/>
              </w:rPr>
            </w:pPr>
            <w:r>
              <w:rPr>
                <w:rFonts w:hint="default"/>
                <w:vertAlign w:val="baseline"/>
              </w:rPr>
              <w:t>用户的级别。</w:t>
            </w:r>
          </w:p>
        </w:tc>
      </w:tr>
      <w:tr>
        <w:tc>
          <w:tcPr>
            <w:tcW w:w="2838" w:type="dxa"/>
            <w:vAlign w:val="center"/>
          </w:tcPr>
          <w:p>
            <w:pPr>
              <w:widowControl w:val="0"/>
              <w:numPr>
                <w:ilvl w:val="0"/>
                <w:numId w:val="0"/>
              </w:numPr>
              <w:bidi w:val="0"/>
              <w:jc w:val="center"/>
              <w:rPr>
                <w:rFonts w:hint="default"/>
                <w:vertAlign w:val="baseline"/>
              </w:rPr>
            </w:pPr>
            <w:r>
              <w:rPr>
                <w:rFonts w:hint="default"/>
                <w:vertAlign w:val="baseline"/>
              </w:rPr>
              <w:t>registertime</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datatime</w:t>
            </w:r>
          </w:p>
        </w:tc>
        <w:tc>
          <w:tcPr>
            <w:tcW w:w="2839" w:type="dxa"/>
          </w:tcPr>
          <w:p>
            <w:pPr>
              <w:widowControl w:val="0"/>
              <w:numPr>
                <w:ilvl w:val="0"/>
                <w:numId w:val="0"/>
              </w:numPr>
              <w:bidi w:val="0"/>
              <w:jc w:val="both"/>
              <w:rPr>
                <w:rFonts w:hint="default"/>
                <w:vertAlign w:val="baseline"/>
              </w:rPr>
            </w:pPr>
            <w:r>
              <w:rPr>
                <w:rFonts w:hint="default"/>
                <w:vertAlign w:val="baseline"/>
              </w:rPr>
              <w:t>用户的注册时间。</w:t>
            </w:r>
          </w:p>
        </w:tc>
      </w:tr>
      <w:tr>
        <w:tc>
          <w:tcPr>
            <w:tcW w:w="2838" w:type="dxa"/>
            <w:vAlign w:val="center"/>
          </w:tcPr>
          <w:p>
            <w:pPr>
              <w:widowControl w:val="0"/>
              <w:numPr>
                <w:ilvl w:val="0"/>
                <w:numId w:val="0"/>
              </w:numPr>
              <w:bidi w:val="0"/>
              <w:jc w:val="center"/>
              <w:rPr>
                <w:rFonts w:hint="default"/>
                <w:vertAlign w:val="baseline"/>
              </w:rPr>
            </w:pPr>
            <w:r>
              <w:rPr>
                <w:rFonts w:hint="default"/>
                <w:vertAlign w:val="baseline"/>
              </w:rPr>
              <w:t>email</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varchar(128)，唯一</w:t>
            </w:r>
          </w:p>
        </w:tc>
        <w:tc>
          <w:tcPr>
            <w:tcW w:w="2839" w:type="dxa"/>
          </w:tcPr>
          <w:p>
            <w:pPr>
              <w:widowControl w:val="0"/>
              <w:numPr>
                <w:ilvl w:val="0"/>
                <w:numId w:val="0"/>
              </w:numPr>
              <w:bidi w:val="0"/>
              <w:jc w:val="both"/>
              <w:rPr>
                <w:rFonts w:hint="default"/>
                <w:vertAlign w:val="baseline"/>
              </w:rPr>
            </w:pPr>
            <w:r>
              <w:rPr>
                <w:rFonts w:hint="default"/>
                <w:vertAlign w:val="baseline"/>
              </w:rPr>
              <w:t>用户的账号。</w:t>
            </w:r>
          </w:p>
        </w:tc>
      </w:tr>
      <w:tr>
        <w:tc>
          <w:tcPr>
            <w:tcW w:w="2838" w:type="dxa"/>
            <w:vAlign w:val="center"/>
          </w:tcPr>
          <w:p>
            <w:pPr>
              <w:widowControl w:val="0"/>
              <w:numPr>
                <w:ilvl w:val="0"/>
                <w:numId w:val="0"/>
              </w:numPr>
              <w:bidi w:val="0"/>
              <w:jc w:val="center"/>
              <w:rPr>
                <w:rFonts w:hint="default"/>
                <w:vertAlign w:val="baseline"/>
              </w:rPr>
            </w:pPr>
            <w:r>
              <w:rPr>
                <w:rFonts w:hint="default"/>
                <w:vertAlign w:val="baseline"/>
              </w:rPr>
              <w:t>ban</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tinyint(1)</w:t>
            </w:r>
          </w:p>
        </w:tc>
        <w:tc>
          <w:tcPr>
            <w:tcW w:w="2839" w:type="dxa"/>
          </w:tcPr>
          <w:p>
            <w:pPr>
              <w:widowControl w:val="0"/>
              <w:numPr>
                <w:ilvl w:val="0"/>
                <w:numId w:val="0"/>
              </w:numPr>
              <w:bidi w:val="0"/>
              <w:jc w:val="both"/>
              <w:rPr>
                <w:rFonts w:hint="default"/>
                <w:vertAlign w:val="baseline"/>
              </w:rPr>
            </w:pPr>
            <w:r>
              <w:rPr>
                <w:rFonts w:hint="default"/>
                <w:vertAlign w:val="baseline"/>
              </w:rPr>
              <w:t>用户的账号的状态，true为被封，false为正常。</w:t>
            </w:r>
          </w:p>
        </w:tc>
      </w:tr>
    </w:tbl>
    <w:p>
      <w:pPr>
        <w:numPr>
          <w:ilvl w:val="0"/>
          <w:numId w:val="14"/>
        </w:numPr>
        <w:bidi w:val="0"/>
        <w:ind w:left="0" w:leftChars="0" w:firstLine="420" w:firstLineChars="0"/>
        <w:rPr>
          <w:rFonts w:hint="default"/>
        </w:rPr>
      </w:pPr>
      <w:r>
        <w:rPr>
          <w:rFonts w:hint="default"/>
        </w:rPr>
        <w:t>用户信息表，此表存储用户基本信息。</w:t>
      </w:r>
    </w:p>
    <w:p>
      <w:pPr>
        <w:numPr>
          <w:ilvl w:val="0"/>
          <w:numId w:val="0"/>
        </w:numPr>
        <w:bidi w:val="0"/>
        <w:jc w:val="center"/>
        <w:rPr>
          <w:rFonts w:hint="default"/>
        </w:rPr>
      </w:pPr>
      <w:r>
        <w:rPr>
          <w:rFonts w:hint="default"/>
          <w:sz w:val="21"/>
          <w:szCs w:val="21"/>
        </w:rPr>
        <w:t>表5.4 用户信息表</w:t>
      </w:r>
    </w:p>
    <w:tbl>
      <w:tblPr>
        <w:tblStyle w:val="4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8"/>
        <w:gridCol w:w="2839"/>
        <w:gridCol w:w="2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rPr>
              <w:t>字段名</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类型</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userid</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int(11)，主键，自增</w:t>
            </w:r>
          </w:p>
        </w:tc>
        <w:tc>
          <w:tcPr>
            <w:tcW w:w="2839" w:type="dxa"/>
          </w:tcPr>
          <w:p>
            <w:pPr>
              <w:widowControl w:val="0"/>
              <w:numPr>
                <w:ilvl w:val="0"/>
                <w:numId w:val="0"/>
              </w:numPr>
              <w:bidi w:val="0"/>
              <w:jc w:val="both"/>
              <w:rPr>
                <w:rFonts w:hint="default"/>
                <w:vertAlign w:val="baseline"/>
              </w:rPr>
            </w:pPr>
            <w:r>
              <w:rPr>
                <w:rFonts w:hint="default"/>
                <w:vertAlign w:val="baseline"/>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adminid</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int(11)，唯一</w:t>
            </w:r>
          </w:p>
        </w:tc>
        <w:tc>
          <w:tcPr>
            <w:tcW w:w="2839" w:type="dxa"/>
          </w:tcPr>
          <w:p>
            <w:pPr>
              <w:widowControl w:val="0"/>
              <w:numPr>
                <w:ilvl w:val="0"/>
                <w:numId w:val="0"/>
              </w:numPr>
              <w:bidi w:val="0"/>
              <w:jc w:val="both"/>
              <w:rPr>
                <w:rFonts w:hint="default"/>
                <w:vertAlign w:val="baseline"/>
              </w:rPr>
            </w:pPr>
            <w:r>
              <w:rPr>
                <w:rFonts w:hint="default"/>
                <w:vertAlign w:val="baseline"/>
              </w:rPr>
              <w:t>用户管理ID。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username</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varchar(50)</w:t>
            </w:r>
          </w:p>
        </w:tc>
        <w:tc>
          <w:tcPr>
            <w:tcW w:w="2839" w:type="dxa"/>
          </w:tcPr>
          <w:p>
            <w:pPr>
              <w:widowControl w:val="0"/>
              <w:numPr>
                <w:ilvl w:val="0"/>
                <w:numId w:val="0"/>
              </w:numPr>
              <w:bidi w:val="0"/>
              <w:jc w:val="both"/>
              <w:rPr>
                <w:rFonts w:hint="default"/>
                <w:vertAlign w:val="baseline"/>
              </w:rPr>
            </w:pPr>
            <w:r>
              <w:rPr>
                <w:rFonts w:hint="default"/>
                <w:vertAlign w:val="baseline"/>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image</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varchar(300)</w:t>
            </w:r>
          </w:p>
        </w:tc>
        <w:tc>
          <w:tcPr>
            <w:tcW w:w="2839" w:type="dxa"/>
          </w:tcPr>
          <w:p>
            <w:pPr>
              <w:widowControl w:val="0"/>
              <w:numPr>
                <w:ilvl w:val="0"/>
                <w:numId w:val="0"/>
              </w:numPr>
              <w:bidi w:val="0"/>
              <w:jc w:val="both"/>
              <w:rPr>
                <w:rFonts w:hint="default"/>
                <w:vertAlign w:val="baseline"/>
              </w:rPr>
            </w:pPr>
            <w:r>
              <w:rPr>
                <w:rFonts w:hint="default"/>
                <w:vertAlign w:val="baseline"/>
              </w:rPr>
              <w:t>用户头像。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motto</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varchar(300)</w:t>
            </w:r>
          </w:p>
        </w:tc>
        <w:tc>
          <w:tcPr>
            <w:tcW w:w="2839" w:type="dxa"/>
          </w:tcPr>
          <w:p>
            <w:pPr>
              <w:widowControl w:val="0"/>
              <w:numPr>
                <w:ilvl w:val="0"/>
                <w:numId w:val="0"/>
              </w:numPr>
              <w:bidi w:val="0"/>
              <w:jc w:val="both"/>
              <w:rPr>
                <w:rFonts w:hint="default"/>
                <w:vertAlign w:val="baseline"/>
              </w:rPr>
            </w:pPr>
            <w:r>
              <w:rPr>
                <w:rFonts w:hint="default"/>
                <w:vertAlign w:val="baseline"/>
              </w:rPr>
              <w:t>用户个性签名。</w:t>
            </w:r>
          </w:p>
        </w:tc>
      </w:tr>
    </w:tbl>
    <w:p>
      <w:pPr>
        <w:numPr>
          <w:ilvl w:val="0"/>
          <w:numId w:val="14"/>
        </w:numPr>
        <w:bidi w:val="0"/>
        <w:ind w:left="0" w:leftChars="0" w:firstLine="420" w:firstLineChars="0"/>
        <w:rPr>
          <w:rFonts w:hint="default"/>
        </w:rPr>
      </w:pPr>
      <w:r>
        <w:rPr>
          <w:rFonts w:hint="default"/>
        </w:rPr>
        <w:t>用户关注表，此表存储用户关注信息。</w:t>
      </w:r>
    </w:p>
    <w:p>
      <w:pPr>
        <w:numPr>
          <w:ilvl w:val="0"/>
          <w:numId w:val="0"/>
        </w:numPr>
        <w:bidi w:val="0"/>
        <w:jc w:val="center"/>
        <w:rPr>
          <w:rFonts w:hint="default"/>
          <w:sz w:val="21"/>
          <w:szCs w:val="21"/>
        </w:rPr>
      </w:pPr>
      <w:r>
        <w:rPr>
          <w:rFonts w:hint="default"/>
          <w:sz w:val="21"/>
          <w:szCs w:val="21"/>
        </w:rPr>
        <w:t>表5.5 用户关注表</w:t>
      </w:r>
    </w:p>
    <w:tbl>
      <w:tblPr>
        <w:tblStyle w:val="4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8"/>
        <w:gridCol w:w="2839"/>
        <w:gridCol w:w="2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字段名</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类型</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备注</w:t>
            </w:r>
          </w:p>
        </w:tc>
      </w:tr>
      <w:tr>
        <w:tc>
          <w:tcPr>
            <w:tcW w:w="2838" w:type="dxa"/>
            <w:vAlign w:val="center"/>
          </w:tcPr>
          <w:p>
            <w:pPr>
              <w:widowControl w:val="0"/>
              <w:numPr>
                <w:ilvl w:val="0"/>
                <w:numId w:val="0"/>
              </w:numPr>
              <w:bidi w:val="0"/>
              <w:jc w:val="center"/>
              <w:rPr>
                <w:rFonts w:hint="default"/>
                <w:vertAlign w:val="baseline"/>
              </w:rPr>
            </w:pPr>
            <w:r>
              <w:rPr>
                <w:rFonts w:hint="default"/>
                <w:vertAlign w:val="baseline"/>
              </w:rPr>
              <w:t>attentionid</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int(11)，主键，自增</w:t>
            </w:r>
          </w:p>
        </w:tc>
        <w:tc>
          <w:tcPr>
            <w:tcW w:w="2839" w:type="dxa"/>
          </w:tcPr>
          <w:p>
            <w:pPr>
              <w:widowControl w:val="0"/>
              <w:numPr>
                <w:ilvl w:val="0"/>
                <w:numId w:val="0"/>
              </w:numPr>
              <w:bidi w:val="0"/>
              <w:jc w:val="both"/>
              <w:rPr>
                <w:rFonts w:hint="default"/>
                <w:vertAlign w:val="baseline"/>
              </w:rPr>
            </w:pPr>
            <w:r>
              <w:rPr>
                <w:rFonts w:hint="default"/>
                <w:vertAlign w:val="baseline"/>
              </w:rPr>
              <w:t>关注ID。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userid</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int(11)，非唯一</w:t>
            </w:r>
          </w:p>
        </w:tc>
        <w:tc>
          <w:tcPr>
            <w:tcW w:w="2839" w:type="dxa"/>
          </w:tcPr>
          <w:p>
            <w:pPr>
              <w:widowControl w:val="0"/>
              <w:numPr>
                <w:ilvl w:val="0"/>
                <w:numId w:val="0"/>
              </w:numPr>
              <w:bidi w:val="0"/>
              <w:jc w:val="both"/>
              <w:rPr>
                <w:rFonts w:hint="default"/>
                <w:vertAlign w:val="baseline"/>
              </w:rPr>
            </w:pPr>
            <w:r>
              <w:rPr>
                <w:rFonts w:hint="default"/>
                <w:vertAlign w:val="baseline"/>
              </w:rPr>
              <w:t>用户ID。</w:t>
            </w:r>
          </w:p>
        </w:tc>
      </w:tr>
      <w:tr>
        <w:tc>
          <w:tcPr>
            <w:tcW w:w="2838" w:type="dxa"/>
            <w:vAlign w:val="center"/>
          </w:tcPr>
          <w:p>
            <w:pPr>
              <w:widowControl w:val="0"/>
              <w:numPr>
                <w:ilvl w:val="0"/>
                <w:numId w:val="0"/>
              </w:numPr>
              <w:bidi w:val="0"/>
              <w:jc w:val="center"/>
              <w:rPr>
                <w:rFonts w:hint="default"/>
                <w:vertAlign w:val="baseline"/>
              </w:rPr>
            </w:pPr>
            <w:r>
              <w:rPr>
                <w:rFonts w:hint="default"/>
                <w:vertAlign w:val="baseline"/>
              </w:rPr>
              <w:t>parentid</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int(11)，非唯一</w:t>
            </w:r>
          </w:p>
        </w:tc>
        <w:tc>
          <w:tcPr>
            <w:tcW w:w="2839" w:type="dxa"/>
          </w:tcPr>
          <w:p>
            <w:pPr>
              <w:widowControl w:val="0"/>
              <w:numPr>
                <w:ilvl w:val="0"/>
                <w:numId w:val="0"/>
              </w:numPr>
              <w:bidi w:val="0"/>
              <w:jc w:val="both"/>
              <w:rPr>
                <w:rFonts w:hint="default"/>
                <w:vertAlign w:val="baseline"/>
              </w:rPr>
            </w:pPr>
            <w:r>
              <w:rPr>
                <w:rFonts w:hint="default"/>
                <w:vertAlign w:val="baseline"/>
              </w:rPr>
              <w:t>被关注用户ID。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ctime</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datatime</w:t>
            </w:r>
          </w:p>
        </w:tc>
        <w:tc>
          <w:tcPr>
            <w:tcW w:w="2839" w:type="dxa"/>
          </w:tcPr>
          <w:p>
            <w:pPr>
              <w:widowControl w:val="0"/>
              <w:numPr>
                <w:ilvl w:val="0"/>
                <w:numId w:val="0"/>
              </w:numPr>
              <w:bidi w:val="0"/>
              <w:jc w:val="both"/>
              <w:rPr>
                <w:rFonts w:hint="default"/>
                <w:vertAlign w:val="baseline"/>
              </w:rPr>
            </w:pPr>
            <w:r>
              <w:rPr>
                <w:rFonts w:hint="default"/>
                <w:vertAlign w:val="baseline"/>
              </w:rPr>
              <w:t>关注时间。</w:t>
            </w:r>
          </w:p>
        </w:tc>
      </w:tr>
      <w:tr>
        <w:tc>
          <w:tcPr>
            <w:tcW w:w="2838" w:type="dxa"/>
            <w:vAlign w:val="center"/>
          </w:tcPr>
          <w:p>
            <w:pPr>
              <w:widowControl w:val="0"/>
              <w:numPr>
                <w:ilvl w:val="0"/>
                <w:numId w:val="0"/>
              </w:numPr>
              <w:bidi w:val="0"/>
              <w:jc w:val="center"/>
              <w:rPr>
                <w:rFonts w:hint="default"/>
                <w:vertAlign w:val="baseline"/>
              </w:rPr>
            </w:pPr>
            <w:r>
              <w:rPr>
                <w:rFonts w:hint="default"/>
                <w:vertAlign w:val="baseline"/>
              </w:rPr>
              <w:t>focus</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tinyint(1)</w:t>
            </w:r>
          </w:p>
        </w:tc>
        <w:tc>
          <w:tcPr>
            <w:tcW w:w="2839" w:type="dxa"/>
          </w:tcPr>
          <w:p>
            <w:pPr>
              <w:widowControl w:val="0"/>
              <w:numPr>
                <w:ilvl w:val="0"/>
                <w:numId w:val="0"/>
              </w:numPr>
              <w:bidi w:val="0"/>
              <w:jc w:val="both"/>
              <w:rPr>
                <w:rFonts w:hint="default"/>
                <w:vertAlign w:val="baseline"/>
              </w:rPr>
            </w:pPr>
            <w:r>
              <w:rPr>
                <w:rFonts w:hint="default"/>
                <w:vertAlign w:val="baseline"/>
              </w:rPr>
              <w:t>关注状态，true为关注，false为取关。</w:t>
            </w:r>
          </w:p>
        </w:tc>
      </w:tr>
    </w:tbl>
    <w:p>
      <w:pPr>
        <w:numPr>
          <w:ilvl w:val="0"/>
          <w:numId w:val="14"/>
        </w:numPr>
        <w:bidi w:val="0"/>
        <w:ind w:left="0" w:leftChars="0" w:firstLine="420" w:firstLineChars="0"/>
        <w:rPr>
          <w:rFonts w:hint="default"/>
        </w:rPr>
      </w:pPr>
      <w:r>
        <w:rPr>
          <w:rFonts w:hint="default"/>
        </w:rPr>
        <w:t>文章表，此表存储文章信息。</w:t>
      </w:r>
    </w:p>
    <w:p>
      <w:pPr>
        <w:numPr>
          <w:ilvl w:val="0"/>
          <w:numId w:val="0"/>
        </w:numPr>
        <w:bidi w:val="0"/>
        <w:jc w:val="center"/>
        <w:rPr>
          <w:rFonts w:hint="default"/>
          <w:sz w:val="21"/>
          <w:szCs w:val="21"/>
        </w:rPr>
      </w:pPr>
      <w:r>
        <w:rPr>
          <w:rFonts w:hint="default"/>
          <w:sz w:val="21"/>
          <w:szCs w:val="21"/>
        </w:rPr>
        <w:t>表5.6 文章表</w:t>
      </w:r>
    </w:p>
    <w:tbl>
      <w:tblPr>
        <w:tblStyle w:val="4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8"/>
        <w:gridCol w:w="2839"/>
        <w:gridCol w:w="2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rPr>
              <w:t>字段名</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类型</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articleid</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int(11)，主键，自增</w:t>
            </w:r>
          </w:p>
        </w:tc>
        <w:tc>
          <w:tcPr>
            <w:tcW w:w="2839" w:type="dxa"/>
          </w:tcPr>
          <w:p>
            <w:pPr>
              <w:widowControl w:val="0"/>
              <w:numPr>
                <w:ilvl w:val="0"/>
                <w:numId w:val="0"/>
              </w:numPr>
              <w:bidi w:val="0"/>
              <w:jc w:val="both"/>
              <w:rPr>
                <w:rFonts w:hint="default"/>
                <w:vertAlign w:val="baseline"/>
              </w:rPr>
            </w:pPr>
            <w:r>
              <w:rPr>
                <w:rFonts w:hint="default"/>
                <w:vertAlign w:val="baseline"/>
              </w:rPr>
              <w:t>文章ID。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title</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varchar(300)</w:t>
            </w:r>
          </w:p>
        </w:tc>
        <w:tc>
          <w:tcPr>
            <w:tcW w:w="2839" w:type="dxa"/>
          </w:tcPr>
          <w:p>
            <w:pPr>
              <w:widowControl w:val="0"/>
              <w:numPr>
                <w:ilvl w:val="0"/>
                <w:numId w:val="0"/>
              </w:numPr>
              <w:bidi w:val="0"/>
              <w:jc w:val="both"/>
              <w:rPr>
                <w:rFonts w:hint="default"/>
                <w:vertAlign w:val="baseline"/>
              </w:rPr>
            </w:pPr>
            <w:r>
              <w:rPr>
                <w:rFonts w:hint="default"/>
                <w:vertAlign w:val="baseline"/>
              </w:rPr>
              <w:t>文章标题。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content</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text</w:t>
            </w:r>
          </w:p>
        </w:tc>
        <w:tc>
          <w:tcPr>
            <w:tcW w:w="2839" w:type="dxa"/>
          </w:tcPr>
          <w:p>
            <w:pPr>
              <w:widowControl w:val="0"/>
              <w:numPr>
                <w:ilvl w:val="0"/>
                <w:numId w:val="0"/>
              </w:numPr>
              <w:bidi w:val="0"/>
              <w:jc w:val="both"/>
              <w:rPr>
                <w:rFonts w:hint="default"/>
                <w:vertAlign w:val="baseline"/>
              </w:rPr>
            </w:pPr>
            <w:r>
              <w:rPr>
                <w:rFonts w:hint="default"/>
                <w:vertAlign w:val="baseline"/>
              </w:rPr>
              <w:t>文章内容。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summary</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text</w:t>
            </w:r>
          </w:p>
        </w:tc>
        <w:tc>
          <w:tcPr>
            <w:tcW w:w="2839" w:type="dxa"/>
          </w:tcPr>
          <w:p>
            <w:pPr>
              <w:widowControl w:val="0"/>
              <w:numPr>
                <w:ilvl w:val="0"/>
                <w:numId w:val="0"/>
              </w:numPr>
              <w:bidi w:val="0"/>
              <w:jc w:val="both"/>
              <w:rPr>
                <w:rFonts w:hint="default"/>
                <w:vertAlign w:val="baseline"/>
              </w:rPr>
            </w:pPr>
            <w:r>
              <w:rPr>
                <w:rFonts w:hint="default"/>
                <w:vertAlign w:val="baseline"/>
              </w:rPr>
              <w:t>文章摘要。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userid</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int(11)，非唯一</w:t>
            </w:r>
          </w:p>
        </w:tc>
        <w:tc>
          <w:tcPr>
            <w:tcW w:w="2839" w:type="dxa"/>
          </w:tcPr>
          <w:p>
            <w:pPr>
              <w:widowControl w:val="0"/>
              <w:numPr>
                <w:ilvl w:val="0"/>
                <w:numId w:val="0"/>
              </w:numPr>
              <w:bidi w:val="0"/>
              <w:jc w:val="both"/>
              <w:rPr>
                <w:rFonts w:hint="default"/>
                <w:vertAlign w:val="baseline"/>
              </w:rPr>
            </w:pPr>
            <w:r>
              <w:rPr>
                <w:rFonts w:hint="default"/>
                <w:vertAlign w:val="baseline"/>
              </w:rPr>
              <w:t>创建者的用户ID。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folderid</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int(11)，非唯一</w:t>
            </w:r>
          </w:p>
        </w:tc>
        <w:tc>
          <w:tcPr>
            <w:tcW w:w="2839" w:type="dxa"/>
          </w:tcPr>
          <w:p>
            <w:pPr>
              <w:widowControl w:val="0"/>
              <w:numPr>
                <w:ilvl w:val="0"/>
                <w:numId w:val="0"/>
              </w:numPr>
              <w:bidi w:val="0"/>
              <w:jc w:val="both"/>
              <w:rPr>
                <w:rFonts w:hint="default"/>
                <w:vertAlign w:val="baseline"/>
              </w:rPr>
            </w:pPr>
            <w:r>
              <w:rPr>
                <w:rFonts w:hint="default"/>
                <w:vertAlign w:val="baseline"/>
              </w:rPr>
              <w:t>文章的文件夹ID。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views</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int(11)</w:t>
            </w:r>
          </w:p>
        </w:tc>
        <w:tc>
          <w:tcPr>
            <w:tcW w:w="2839" w:type="dxa"/>
          </w:tcPr>
          <w:p>
            <w:pPr>
              <w:widowControl w:val="0"/>
              <w:numPr>
                <w:ilvl w:val="0"/>
                <w:numId w:val="0"/>
              </w:numPr>
              <w:bidi w:val="0"/>
              <w:jc w:val="both"/>
              <w:rPr>
                <w:rFonts w:hint="default"/>
                <w:vertAlign w:val="baseline"/>
              </w:rPr>
            </w:pPr>
            <w:r>
              <w:rPr>
                <w:rFonts w:hint="default"/>
                <w:vertAlign w:val="baseline"/>
              </w:rPr>
              <w:t>文章访问量。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clicks</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int(11)</w:t>
            </w:r>
          </w:p>
        </w:tc>
        <w:tc>
          <w:tcPr>
            <w:tcW w:w="2839" w:type="dxa"/>
          </w:tcPr>
          <w:p>
            <w:pPr>
              <w:widowControl w:val="0"/>
              <w:numPr>
                <w:ilvl w:val="0"/>
                <w:numId w:val="0"/>
              </w:numPr>
              <w:bidi w:val="0"/>
              <w:jc w:val="both"/>
              <w:rPr>
                <w:rFonts w:hint="default"/>
                <w:vertAlign w:val="baseline"/>
              </w:rPr>
            </w:pPr>
            <w:r>
              <w:rPr>
                <w:rFonts w:hint="default"/>
                <w:vertAlign w:val="baseline"/>
              </w:rPr>
              <w:t>文章点赞量。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private</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tinyint(1)</w:t>
            </w:r>
          </w:p>
        </w:tc>
        <w:tc>
          <w:tcPr>
            <w:tcW w:w="2839" w:type="dxa"/>
          </w:tcPr>
          <w:p>
            <w:pPr>
              <w:widowControl w:val="0"/>
              <w:numPr>
                <w:ilvl w:val="0"/>
                <w:numId w:val="0"/>
              </w:numPr>
              <w:bidi w:val="0"/>
              <w:jc w:val="both"/>
              <w:rPr>
                <w:rFonts w:hint="default"/>
                <w:vertAlign w:val="baseline"/>
              </w:rPr>
            </w:pPr>
            <w:r>
              <w:rPr>
                <w:rFonts w:hint="default"/>
                <w:vertAlign w:val="baseline"/>
              </w:rPr>
              <w:t>文章私有状态。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publishtime</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datatime</w:t>
            </w:r>
          </w:p>
        </w:tc>
        <w:tc>
          <w:tcPr>
            <w:tcW w:w="2839" w:type="dxa"/>
          </w:tcPr>
          <w:p>
            <w:pPr>
              <w:widowControl w:val="0"/>
              <w:numPr>
                <w:ilvl w:val="0"/>
                <w:numId w:val="0"/>
              </w:numPr>
              <w:bidi w:val="0"/>
              <w:jc w:val="both"/>
              <w:rPr>
                <w:rFonts w:hint="default"/>
                <w:vertAlign w:val="baseline"/>
              </w:rPr>
            </w:pPr>
            <w:r>
              <w:rPr>
                <w:rFonts w:hint="default"/>
                <w:vertAlign w:val="baseline"/>
              </w:rPr>
              <w:t>文章发布时间。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ban</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tinyint(1)</w:t>
            </w:r>
          </w:p>
        </w:tc>
        <w:tc>
          <w:tcPr>
            <w:tcW w:w="2839" w:type="dxa"/>
          </w:tcPr>
          <w:p>
            <w:pPr>
              <w:widowControl w:val="0"/>
              <w:numPr>
                <w:ilvl w:val="0"/>
                <w:numId w:val="0"/>
              </w:numPr>
              <w:bidi w:val="0"/>
              <w:jc w:val="both"/>
              <w:rPr>
                <w:rFonts w:hint="default"/>
                <w:vertAlign w:val="baseline"/>
              </w:rPr>
            </w:pPr>
            <w:r>
              <w:rPr>
                <w:rFonts w:hint="default"/>
                <w:vertAlign w:val="baseline"/>
              </w:rPr>
              <w:t>文章状态，true为文章已删除，false为正常。</w:t>
            </w:r>
          </w:p>
        </w:tc>
      </w:tr>
    </w:tbl>
    <w:p>
      <w:pPr>
        <w:numPr>
          <w:ilvl w:val="0"/>
          <w:numId w:val="14"/>
        </w:numPr>
        <w:bidi w:val="0"/>
        <w:ind w:left="0" w:leftChars="0" w:firstLine="420" w:firstLineChars="0"/>
        <w:rPr>
          <w:rFonts w:hint="default"/>
        </w:rPr>
      </w:pPr>
      <w:r>
        <w:rPr>
          <w:rFonts w:hint="default"/>
        </w:rPr>
        <w:t>点赞表，此表存储用户点赞信息。</w:t>
      </w:r>
    </w:p>
    <w:p>
      <w:pPr>
        <w:numPr>
          <w:ilvl w:val="0"/>
          <w:numId w:val="0"/>
        </w:numPr>
        <w:bidi w:val="0"/>
        <w:jc w:val="center"/>
        <w:rPr>
          <w:rFonts w:hint="default"/>
          <w:sz w:val="21"/>
          <w:szCs w:val="21"/>
        </w:rPr>
      </w:pPr>
      <w:r>
        <w:rPr>
          <w:rFonts w:hint="default"/>
          <w:sz w:val="21"/>
          <w:szCs w:val="21"/>
        </w:rPr>
        <w:t>表5.7 点赞表</w:t>
      </w:r>
    </w:p>
    <w:tbl>
      <w:tblPr>
        <w:tblStyle w:val="4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8"/>
        <w:gridCol w:w="2839"/>
        <w:gridCol w:w="2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rPr>
              <w:t>字段名</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类型</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clickid</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int(11)，主键，自增</w:t>
            </w:r>
          </w:p>
        </w:tc>
        <w:tc>
          <w:tcPr>
            <w:tcW w:w="2839" w:type="dxa"/>
          </w:tcPr>
          <w:p>
            <w:pPr>
              <w:widowControl w:val="0"/>
              <w:numPr>
                <w:ilvl w:val="0"/>
                <w:numId w:val="0"/>
              </w:numPr>
              <w:bidi w:val="0"/>
              <w:jc w:val="both"/>
              <w:rPr>
                <w:rFonts w:hint="default"/>
                <w:vertAlign w:val="baseline"/>
              </w:rPr>
            </w:pPr>
            <w:r>
              <w:rPr>
                <w:rFonts w:hint="default"/>
                <w:vertAlign w:val="baseline"/>
              </w:rPr>
              <w:t>点赞ID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typeid</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int(11)，非唯一</w:t>
            </w:r>
          </w:p>
        </w:tc>
        <w:tc>
          <w:tcPr>
            <w:tcW w:w="2839" w:type="dxa"/>
          </w:tcPr>
          <w:p>
            <w:pPr>
              <w:widowControl w:val="0"/>
              <w:numPr>
                <w:ilvl w:val="0"/>
                <w:numId w:val="0"/>
              </w:numPr>
              <w:bidi w:val="0"/>
              <w:jc w:val="both"/>
              <w:rPr>
                <w:rFonts w:hint="default"/>
                <w:vertAlign w:val="baseline"/>
              </w:rPr>
            </w:pPr>
            <w:r>
              <w:rPr>
                <w:rFonts w:hint="default"/>
                <w:vertAlign w:val="baseline"/>
              </w:rPr>
              <w:t>类型ID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type</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int(11)</w:t>
            </w:r>
          </w:p>
        </w:tc>
        <w:tc>
          <w:tcPr>
            <w:tcW w:w="2839" w:type="dxa"/>
          </w:tcPr>
          <w:p>
            <w:pPr>
              <w:widowControl w:val="0"/>
              <w:numPr>
                <w:ilvl w:val="0"/>
                <w:numId w:val="0"/>
              </w:numPr>
              <w:bidi w:val="0"/>
              <w:jc w:val="both"/>
              <w:rPr>
                <w:rFonts w:hint="default"/>
                <w:vertAlign w:val="baseline"/>
              </w:rPr>
            </w:pPr>
            <w:r>
              <w:rPr>
                <w:rFonts w:hint="default"/>
                <w:vertAlign w:val="baseline"/>
              </w:rPr>
              <w:t>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userid</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int(11)，非唯一</w:t>
            </w:r>
          </w:p>
        </w:tc>
        <w:tc>
          <w:tcPr>
            <w:tcW w:w="2839" w:type="dxa"/>
          </w:tcPr>
          <w:p>
            <w:pPr>
              <w:widowControl w:val="0"/>
              <w:numPr>
                <w:ilvl w:val="0"/>
                <w:numId w:val="0"/>
              </w:numPr>
              <w:bidi w:val="0"/>
              <w:jc w:val="both"/>
              <w:rPr>
                <w:rFonts w:hint="default"/>
                <w:vertAlign w:val="baseline"/>
              </w:rPr>
            </w:pPr>
            <w:r>
              <w:rPr>
                <w:rFonts w:hint="default"/>
                <w:vertAlign w:val="baseline"/>
              </w:rPr>
              <w:t>点赞的用户ID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clicktime</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datatime</w:t>
            </w:r>
          </w:p>
        </w:tc>
        <w:tc>
          <w:tcPr>
            <w:tcW w:w="2839" w:type="dxa"/>
          </w:tcPr>
          <w:p>
            <w:pPr>
              <w:widowControl w:val="0"/>
              <w:numPr>
                <w:ilvl w:val="0"/>
                <w:numId w:val="0"/>
              </w:numPr>
              <w:bidi w:val="0"/>
              <w:jc w:val="both"/>
              <w:rPr>
                <w:rFonts w:hint="default"/>
                <w:vertAlign w:val="baseline"/>
              </w:rPr>
            </w:pPr>
            <w:r>
              <w:rPr>
                <w:rFonts w:hint="default"/>
                <w:vertAlign w:val="baseline"/>
              </w:rPr>
              <w:t>点赞时间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0" w:hRule="atLeast"/>
        </w:trPr>
        <w:tc>
          <w:tcPr>
            <w:tcW w:w="2838" w:type="dxa"/>
            <w:vAlign w:val="center"/>
          </w:tcPr>
          <w:p>
            <w:pPr>
              <w:widowControl w:val="0"/>
              <w:numPr>
                <w:ilvl w:val="0"/>
                <w:numId w:val="0"/>
              </w:numPr>
              <w:bidi w:val="0"/>
              <w:jc w:val="center"/>
              <w:rPr>
                <w:rFonts w:hint="default"/>
                <w:vertAlign w:val="baseline"/>
              </w:rPr>
            </w:pPr>
            <w:r>
              <w:rPr>
                <w:rFonts w:hint="default"/>
                <w:vertAlign w:val="baseline"/>
              </w:rPr>
              <w:t>status</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tinyint(1)</w:t>
            </w:r>
          </w:p>
        </w:tc>
        <w:tc>
          <w:tcPr>
            <w:tcW w:w="2839" w:type="dxa"/>
          </w:tcPr>
          <w:p>
            <w:pPr>
              <w:widowControl w:val="0"/>
              <w:numPr>
                <w:ilvl w:val="0"/>
                <w:numId w:val="0"/>
              </w:numPr>
              <w:bidi w:val="0"/>
              <w:jc w:val="both"/>
              <w:rPr>
                <w:rFonts w:hint="default"/>
                <w:vertAlign w:val="baseline"/>
              </w:rPr>
            </w:pPr>
            <w:r>
              <w:rPr>
                <w:rFonts w:hint="default"/>
                <w:vertAlign w:val="baseline"/>
              </w:rPr>
              <w:t>点赞状态，true为点赞，false为取消点赞</w:t>
            </w:r>
          </w:p>
        </w:tc>
      </w:tr>
    </w:tbl>
    <w:p>
      <w:pPr>
        <w:numPr>
          <w:ilvl w:val="0"/>
          <w:numId w:val="14"/>
        </w:numPr>
        <w:bidi w:val="0"/>
        <w:ind w:left="0" w:leftChars="0" w:firstLine="420" w:firstLineChars="0"/>
        <w:rPr>
          <w:rFonts w:hint="default"/>
        </w:rPr>
      </w:pPr>
      <w:r>
        <w:rPr>
          <w:rFonts w:hint="default"/>
        </w:rPr>
        <w:t>评论表，吃表存储用户评论信息。</w:t>
      </w:r>
    </w:p>
    <w:p>
      <w:pPr>
        <w:numPr>
          <w:ilvl w:val="0"/>
          <w:numId w:val="0"/>
        </w:numPr>
        <w:bidi w:val="0"/>
        <w:jc w:val="center"/>
        <w:rPr>
          <w:rFonts w:hint="default"/>
        </w:rPr>
      </w:pPr>
      <w:r>
        <w:rPr>
          <w:rFonts w:hint="default"/>
          <w:sz w:val="21"/>
          <w:szCs w:val="21"/>
        </w:rPr>
        <w:t>表5.8 评论表</w:t>
      </w:r>
    </w:p>
    <w:tbl>
      <w:tblPr>
        <w:tblStyle w:val="4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8"/>
        <w:gridCol w:w="2839"/>
        <w:gridCol w:w="2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字段名</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类型</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commentid</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int(11)，主键，自增</w:t>
            </w:r>
          </w:p>
        </w:tc>
        <w:tc>
          <w:tcPr>
            <w:tcW w:w="2839" w:type="dxa"/>
          </w:tcPr>
          <w:p>
            <w:pPr>
              <w:widowControl w:val="0"/>
              <w:numPr>
                <w:ilvl w:val="0"/>
                <w:numId w:val="0"/>
              </w:numPr>
              <w:bidi w:val="0"/>
              <w:jc w:val="both"/>
              <w:rPr>
                <w:rFonts w:hint="default"/>
                <w:vertAlign w:val="baseline"/>
              </w:rPr>
            </w:pPr>
            <w:r>
              <w:rPr>
                <w:rFonts w:hint="default"/>
                <w:vertAlign w:val="baseline"/>
              </w:rPr>
              <w:t>评论ID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articleid</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int(11)，非唯一</w:t>
            </w:r>
          </w:p>
        </w:tc>
        <w:tc>
          <w:tcPr>
            <w:tcW w:w="2839" w:type="dxa"/>
          </w:tcPr>
          <w:p>
            <w:pPr>
              <w:widowControl w:val="0"/>
              <w:numPr>
                <w:ilvl w:val="0"/>
                <w:numId w:val="0"/>
              </w:numPr>
              <w:bidi w:val="0"/>
              <w:jc w:val="both"/>
              <w:rPr>
                <w:rFonts w:hint="default"/>
                <w:vertAlign w:val="baseline"/>
              </w:rPr>
            </w:pPr>
            <w:r>
              <w:rPr>
                <w:rFonts w:hint="default"/>
                <w:vertAlign w:val="baseline"/>
              </w:rPr>
              <w:t>文章ID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content</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text</w:t>
            </w:r>
          </w:p>
        </w:tc>
        <w:tc>
          <w:tcPr>
            <w:tcW w:w="2839" w:type="dxa"/>
          </w:tcPr>
          <w:p>
            <w:pPr>
              <w:widowControl w:val="0"/>
              <w:numPr>
                <w:ilvl w:val="0"/>
                <w:numId w:val="0"/>
              </w:numPr>
              <w:bidi w:val="0"/>
              <w:jc w:val="both"/>
              <w:rPr>
                <w:rFonts w:hint="default"/>
                <w:vertAlign w:val="baseline"/>
              </w:rPr>
            </w:pPr>
            <w:r>
              <w:rPr>
                <w:rFonts w:hint="default"/>
                <w:vertAlign w:val="baseline"/>
              </w:rPr>
              <w:t>评论内容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clicks</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int(11)</w:t>
            </w:r>
          </w:p>
        </w:tc>
        <w:tc>
          <w:tcPr>
            <w:tcW w:w="2839" w:type="dxa"/>
          </w:tcPr>
          <w:p>
            <w:pPr>
              <w:widowControl w:val="0"/>
              <w:numPr>
                <w:ilvl w:val="0"/>
                <w:numId w:val="0"/>
              </w:numPr>
              <w:bidi w:val="0"/>
              <w:jc w:val="both"/>
              <w:rPr>
                <w:rFonts w:hint="default"/>
                <w:vertAlign w:val="baseline"/>
              </w:rPr>
            </w:pPr>
            <w:r>
              <w:rPr>
                <w:rFonts w:hint="default"/>
                <w:vertAlign w:val="baseline"/>
              </w:rPr>
              <w:t>评论点赞数量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commenttime</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timestamp</w:t>
            </w:r>
          </w:p>
        </w:tc>
        <w:tc>
          <w:tcPr>
            <w:tcW w:w="2839" w:type="dxa"/>
          </w:tcPr>
          <w:p>
            <w:pPr>
              <w:widowControl w:val="0"/>
              <w:numPr>
                <w:ilvl w:val="0"/>
                <w:numId w:val="0"/>
              </w:numPr>
              <w:bidi w:val="0"/>
              <w:jc w:val="both"/>
              <w:rPr>
                <w:rFonts w:hint="default"/>
                <w:vertAlign w:val="baseline"/>
              </w:rPr>
            </w:pPr>
            <w:r>
              <w:rPr>
                <w:rFonts w:hint="default"/>
                <w:vertAlign w:val="baseline"/>
              </w:rPr>
              <w:t>评论发表时间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userid</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int(11)，非唯一</w:t>
            </w:r>
          </w:p>
        </w:tc>
        <w:tc>
          <w:tcPr>
            <w:tcW w:w="2839" w:type="dxa"/>
          </w:tcPr>
          <w:p>
            <w:pPr>
              <w:widowControl w:val="0"/>
              <w:numPr>
                <w:ilvl w:val="0"/>
                <w:numId w:val="0"/>
              </w:numPr>
              <w:bidi w:val="0"/>
              <w:jc w:val="both"/>
              <w:rPr>
                <w:rFonts w:hint="default"/>
                <w:vertAlign w:val="baseline"/>
              </w:rPr>
            </w:pPr>
            <w:r>
              <w:rPr>
                <w:rFonts w:hint="default"/>
                <w:vertAlign w:val="baseline"/>
              </w:rPr>
              <w:t>评论的用户ID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username</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varchar(50)</w:t>
            </w:r>
          </w:p>
        </w:tc>
        <w:tc>
          <w:tcPr>
            <w:tcW w:w="2839" w:type="dxa"/>
          </w:tcPr>
          <w:p>
            <w:pPr>
              <w:widowControl w:val="0"/>
              <w:numPr>
                <w:ilvl w:val="0"/>
                <w:numId w:val="0"/>
              </w:numPr>
              <w:bidi w:val="0"/>
              <w:jc w:val="both"/>
              <w:rPr>
                <w:rFonts w:hint="default"/>
                <w:vertAlign w:val="baseline"/>
              </w:rPr>
            </w:pPr>
            <w:r>
              <w:rPr>
                <w:rFonts w:hint="default"/>
                <w:vertAlign w:val="baseline"/>
              </w:rPr>
              <w:t>评论的用户昵称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image</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varchar(50)</w:t>
            </w:r>
          </w:p>
        </w:tc>
        <w:tc>
          <w:tcPr>
            <w:tcW w:w="2839" w:type="dxa"/>
          </w:tcPr>
          <w:p>
            <w:pPr>
              <w:widowControl w:val="0"/>
              <w:numPr>
                <w:ilvl w:val="0"/>
                <w:numId w:val="0"/>
              </w:numPr>
              <w:bidi w:val="0"/>
              <w:jc w:val="both"/>
              <w:rPr>
                <w:rFonts w:hint="default"/>
                <w:vertAlign w:val="baseline"/>
              </w:rPr>
            </w:pPr>
            <w:r>
              <w:rPr>
                <w:rFonts w:hint="default"/>
                <w:vertAlign w:val="baseline"/>
              </w:rPr>
              <w:t>评论的用户头像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to_commentid</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int(11)</w:t>
            </w:r>
          </w:p>
        </w:tc>
        <w:tc>
          <w:tcPr>
            <w:tcW w:w="2839" w:type="dxa"/>
          </w:tcPr>
          <w:p>
            <w:pPr>
              <w:widowControl w:val="0"/>
              <w:numPr>
                <w:ilvl w:val="0"/>
                <w:numId w:val="0"/>
              </w:numPr>
              <w:bidi w:val="0"/>
              <w:jc w:val="both"/>
              <w:rPr>
                <w:rFonts w:hint="default"/>
                <w:vertAlign w:val="baseline"/>
              </w:rPr>
            </w:pPr>
            <w:r>
              <w:rPr>
                <w:rFonts w:hint="default"/>
                <w:vertAlign w:val="baseline"/>
              </w:rPr>
              <w:t>回复评论的评论id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to_userid</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int(11)</w:t>
            </w:r>
          </w:p>
        </w:tc>
        <w:tc>
          <w:tcPr>
            <w:tcW w:w="2839" w:type="dxa"/>
          </w:tcPr>
          <w:p>
            <w:pPr>
              <w:widowControl w:val="0"/>
              <w:numPr>
                <w:ilvl w:val="0"/>
                <w:numId w:val="0"/>
              </w:numPr>
              <w:bidi w:val="0"/>
              <w:jc w:val="both"/>
              <w:rPr>
                <w:rFonts w:hint="default"/>
                <w:vertAlign w:val="baseline"/>
              </w:rPr>
            </w:pPr>
            <w:r>
              <w:rPr>
                <w:rFonts w:hint="default"/>
                <w:vertAlign w:val="baseline"/>
              </w:rPr>
              <w:t>回复评论的用户id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to_username</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int(11)</w:t>
            </w:r>
          </w:p>
        </w:tc>
        <w:tc>
          <w:tcPr>
            <w:tcW w:w="2839" w:type="dxa"/>
          </w:tcPr>
          <w:p>
            <w:pPr>
              <w:widowControl w:val="0"/>
              <w:numPr>
                <w:ilvl w:val="0"/>
                <w:numId w:val="0"/>
              </w:numPr>
              <w:bidi w:val="0"/>
              <w:jc w:val="both"/>
              <w:rPr>
                <w:rFonts w:hint="default"/>
                <w:vertAlign w:val="baseline"/>
              </w:rPr>
            </w:pPr>
            <w:r>
              <w:rPr>
                <w:rFonts w:hint="default"/>
                <w:vertAlign w:val="baseline"/>
              </w:rPr>
              <w:t>回复评论的用户昵称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ban</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varchar(50)</w:t>
            </w:r>
          </w:p>
        </w:tc>
        <w:tc>
          <w:tcPr>
            <w:tcW w:w="2839" w:type="dxa"/>
          </w:tcPr>
          <w:p>
            <w:pPr>
              <w:widowControl w:val="0"/>
              <w:numPr>
                <w:ilvl w:val="0"/>
                <w:numId w:val="0"/>
              </w:numPr>
              <w:bidi w:val="0"/>
              <w:jc w:val="both"/>
              <w:rPr>
                <w:rFonts w:hint="default"/>
                <w:vertAlign w:val="baseline"/>
              </w:rPr>
            </w:pPr>
            <w:r>
              <w:rPr>
                <w:rFonts w:hint="default"/>
                <w:vertAlign w:val="baseline"/>
              </w:rPr>
              <w:t>评论状态，true为删除，false 为正常</w:t>
            </w:r>
          </w:p>
        </w:tc>
      </w:tr>
    </w:tbl>
    <w:p>
      <w:pPr>
        <w:numPr>
          <w:ilvl w:val="0"/>
          <w:numId w:val="14"/>
        </w:numPr>
        <w:bidi w:val="0"/>
        <w:ind w:left="0" w:leftChars="0" w:firstLine="420" w:firstLineChars="0"/>
        <w:rPr>
          <w:rFonts w:hint="default"/>
        </w:rPr>
      </w:pPr>
      <w:r>
        <w:rPr>
          <w:rFonts w:hint="default"/>
        </w:rPr>
        <w:t>文件夹表，此表存储文件夹信息。</w:t>
      </w:r>
    </w:p>
    <w:p>
      <w:pPr>
        <w:numPr>
          <w:ilvl w:val="0"/>
          <w:numId w:val="0"/>
        </w:numPr>
        <w:bidi w:val="0"/>
        <w:jc w:val="center"/>
        <w:rPr>
          <w:rFonts w:hint="default"/>
          <w:sz w:val="21"/>
          <w:szCs w:val="21"/>
        </w:rPr>
      </w:pPr>
      <w:r>
        <w:rPr>
          <w:rFonts w:hint="default"/>
          <w:sz w:val="21"/>
          <w:szCs w:val="21"/>
        </w:rPr>
        <w:t>表5.9 文件夹表</w:t>
      </w:r>
    </w:p>
    <w:tbl>
      <w:tblPr>
        <w:tblStyle w:val="4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8"/>
        <w:gridCol w:w="2839"/>
        <w:gridCol w:w="2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rPr>
              <w:t>字段名</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类型</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folderid</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int(11)，主键，自增</w:t>
            </w:r>
          </w:p>
        </w:tc>
        <w:tc>
          <w:tcPr>
            <w:tcW w:w="2839" w:type="dxa"/>
          </w:tcPr>
          <w:p>
            <w:pPr>
              <w:widowControl w:val="0"/>
              <w:numPr>
                <w:ilvl w:val="0"/>
                <w:numId w:val="0"/>
              </w:numPr>
              <w:bidi w:val="0"/>
              <w:jc w:val="both"/>
              <w:rPr>
                <w:rFonts w:hint="default"/>
                <w:vertAlign w:val="baseline"/>
              </w:rPr>
            </w:pPr>
            <w:r>
              <w:rPr>
                <w:rFonts w:hint="default"/>
                <w:vertAlign w:val="baseline"/>
              </w:rPr>
              <w:t>文件夹ID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userid</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int(11)，非唯一</w:t>
            </w:r>
          </w:p>
        </w:tc>
        <w:tc>
          <w:tcPr>
            <w:tcW w:w="2839" w:type="dxa"/>
          </w:tcPr>
          <w:p>
            <w:pPr>
              <w:widowControl w:val="0"/>
              <w:numPr>
                <w:ilvl w:val="0"/>
                <w:numId w:val="0"/>
              </w:numPr>
              <w:bidi w:val="0"/>
              <w:jc w:val="both"/>
              <w:rPr>
                <w:rFonts w:hint="default"/>
                <w:vertAlign w:val="baseline"/>
              </w:rPr>
            </w:pPr>
            <w:r>
              <w:rPr>
                <w:rFonts w:hint="default"/>
                <w:vertAlign w:val="baseline"/>
              </w:rPr>
              <w:t>文件夹创建者的用户ID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fname</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varchar(100)</w:t>
            </w:r>
          </w:p>
        </w:tc>
        <w:tc>
          <w:tcPr>
            <w:tcW w:w="2839" w:type="dxa"/>
          </w:tcPr>
          <w:p>
            <w:pPr>
              <w:widowControl w:val="0"/>
              <w:numPr>
                <w:ilvl w:val="0"/>
                <w:numId w:val="0"/>
              </w:numPr>
              <w:bidi w:val="0"/>
              <w:jc w:val="both"/>
              <w:rPr>
                <w:rFonts w:hint="default"/>
                <w:vertAlign w:val="baseline"/>
              </w:rPr>
            </w:pPr>
            <w:r>
              <w:rPr>
                <w:rFonts w:hint="default"/>
                <w:vertAlign w:val="baseline"/>
              </w:rPr>
              <w:t>文件夹名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folders</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int(11)</w:t>
            </w:r>
          </w:p>
        </w:tc>
        <w:tc>
          <w:tcPr>
            <w:tcW w:w="2839" w:type="dxa"/>
          </w:tcPr>
          <w:p>
            <w:pPr>
              <w:widowControl w:val="0"/>
              <w:numPr>
                <w:ilvl w:val="0"/>
                <w:numId w:val="0"/>
              </w:numPr>
              <w:bidi w:val="0"/>
              <w:jc w:val="both"/>
              <w:rPr>
                <w:rFonts w:hint="default"/>
                <w:vertAlign w:val="baseline"/>
              </w:rPr>
            </w:pPr>
            <w:r>
              <w:rPr>
                <w:rFonts w:hint="default"/>
                <w:vertAlign w:val="baseline"/>
              </w:rPr>
              <w:t>文件夹里的文件数量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ban</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tinyint(1)</w:t>
            </w:r>
          </w:p>
        </w:tc>
        <w:tc>
          <w:tcPr>
            <w:tcW w:w="2839" w:type="dxa"/>
          </w:tcPr>
          <w:p>
            <w:pPr>
              <w:widowControl w:val="0"/>
              <w:numPr>
                <w:ilvl w:val="0"/>
                <w:numId w:val="0"/>
              </w:numPr>
              <w:bidi w:val="0"/>
              <w:jc w:val="both"/>
              <w:rPr>
                <w:rFonts w:hint="default"/>
                <w:vertAlign w:val="baseline"/>
              </w:rPr>
            </w:pPr>
            <w:r>
              <w:rPr>
                <w:rFonts w:hint="default"/>
                <w:vertAlign w:val="baseline"/>
              </w:rPr>
              <w:t>文件夹状态，true为删除，false为正常</w:t>
            </w:r>
          </w:p>
        </w:tc>
      </w:tr>
    </w:tbl>
    <w:p>
      <w:pPr>
        <w:numPr>
          <w:ilvl w:val="0"/>
          <w:numId w:val="14"/>
        </w:numPr>
        <w:bidi w:val="0"/>
        <w:ind w:left="0" w:leftChars="0" w:firstLine="420" w:firstLineChars="0"/>
        <w:rPr>
          <w:rFonts w:hint="default"/>
        </w:rPr>
      </w:pPr>
      <w:r>
        <w:rPr>
          <w:rFonts w:hint="default"/>
        </w:rPr>
        <w:t>房间表，此表存储聊天房间信息。</w:t>
      </w:r>
    </w:p>
    <w:p>
      <w:pPr>
        <w:numPr>
          <w:ilvl w:val="0"/>
          <w:numId w:val="0"/>
        </w:numPr>
        <w:bidi w:val="0"/>
        <w:ind w:left="420" w:leftChars="0"/>
        <w:jc w:val="center"/>
        <w:rPr>
          <w:rFonts w:hint="default"/>
        </w:rPr>
      </w:pPr>
      <w:r>
        <w:rPr>
          <w:rFonts w:hint="default"/>
          <w:sz w:val="21"/>
          <w:szCs w:val="21"/>
        </w:rPr>
        <w:t>表5.10 房间表</w:t>
      </w:r>
    </w:p>
    <w:tbl>
      <w:tblPr>
        <w:tblStyle w:val="4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8"/>
        <w:gridCol w:w="2839"/>
        <w:gridCol w:w="2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字段名</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类型</w:t>
            </w:r>
          </w:p>
        </w:tc>
        <w:tc>
          <w:tcPr>
            <w:tcW w:w="2839" w:type="dxa"/>
          </w:tcPr>
          <w:p>
            <w:pPr>
              <w:widowControl w:val="0"/>
              <w:numPr>
                <w:ilvl w:val="0"/>
                <w:numId w:val="0"/>
              </w:numPr>
              <w:bidi w:val="0"/>
              <w:jc w:val="both"/>
              <w:rPr>
                <w:rFonts w:hint="default"/>
                <w:vertAlign w:val="baseline"/>
              </w:rPr>
            </w:pPr>
            <w:r>
              <w:rPr>
                <w:rFonts w:hint="default"/>
                <w:vertAlign w:val="baseline"/>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rid</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int(11)，主键，自增</w:t>
            </w:r>
          </w:p>
        </w:tc>
        <w:tc>
          <w:tcPr>
            <w:tcW w:w="2839" w:type="dxa"/>
          </w:tcPr>
          <w:p>
            <w:pPr>
              <w:widowControl w:val="0"/>
              <w:numPr>
                <w:ilvl w:val="0"/>
                <w:numId w:val="0"/>
              </w:numPr>
              <w:bidi w:val="0"/>
              <w:jc w:val="both"/>
              <w:rPr>
                <w:rFonts w:hint="default"/>
                <w:vertAlign w:val="baseline"/>
              </w:rPr>
            </w:pPr>
            <w:r>
              <w:rPr>
                <w:rFonts w:hint="default"/>
                <w:vertAlign w:val="baseline"/>
              </w:rPr>
              <w:t>房间ID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ctime</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datetime</w:t>
            </w:r>
          </w:p>
        </w:tc>
        <w:tc>
          <w:tcPr>
            <w:tcW w:w="2839" w:type="dxa"/>
          </w:tcPr>
          <w:p>
            <w:pPr>
              <w:widowControl w:val="0"/>
              <w:numPr>
                <w:ilvl w:val="0"/>
                <w:numId w:val="0"/>
              </w:numPr>
              <w:bidi w:val="0"/>
              <w:jc w:val="both"/>
              <w:rPr>
                <w:rFonts w:hint="default"/>
                <w:vertAlign w:val="baseline"/>
              </w:rPr>
            </w:pPr>
            <w:r>
              <w:rPr>
                <w:rFonts w:hint="default"/>
                <w:vertAlign w:val="baseline"/>
              </w:rPr>
              <w:t>房间创建时间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ban</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tinyint(1)</w:t>
            </w:r>
          </w:p>
        </w:tc>
        <w:tc>
          <w:tcPr>
            <w:tcW w:w="2839" w:type="dxa"/>
          </w:tcPr>
          <w:p>
            <w:pPr>
              <w:widowControl w:val="0"/>
              <w:numPr>
                <w:ilvl w:val="0"/>
                <w:numId w:val="0"/>
              </w:numPr>
              <w:bidi w:val="0"/>
              <w:jc w:val="both"/>
              <w:rPr>
                <w:rFonts w:hint="default"/>
                <w:vertAlign w:val="baseline"/>
              </w:rPr>
            </w:pPr>
            <w:r>
              <w:rPr>
                <w:rFonts w:hint="default"/>
                <w:vertAlign w:val="baseline"/>
              </w:rPr>
              <w:t>房间状态</w:t>
            </w:r>
          </w:p>
        </w:tc>
      </w:tr>
    </w:tbl>
    <w:p>
      <w:pPr>
        <w:numPr>
          <w:ilvl w:val="0"/>
          <w:numId w:val="14"/>
        </w:numPr>
        <w:bidi w:val="0"/>
        <w:ind w:left="0" w:leftChars="0" w:firstLine="420" w:firstLineChars="0"/>
        <w:rPr>
          <w:rFonts w:hint="default"/>
        </w:rPr>
      </w:pPr>
      <w:r>
        <w:rPr>
          <w:rFonts w:hint="default"/>
        </w:rPr>
        <w:t>窗口表，此表存储聊天窗口信息。</w:t>
      </w:r>
    </w:p>
    <w:p>
      <w:pPr>
        <w:numPr>
          <w:ilvl w:val="0"/>
          <w:numId w:val="0"/>
        </w:numPr>
        <w:bidi w:val="0"/>
        <w:jc w:val="center"/>
        <w:rPr>
          <w:rFonts w:hint="default"/>
          <w:sz w:val="21"/>
          <w:szCs w:val="21"/>
        </w:rPr>
      </w:pPr>
      <w:r>
        <w:rPr>
          <w:rFonts w:hint="default"/>
          <w:sz w:val="21"/>
          <w:szCs w:val="21"/>
        </w:rPr>
        <w:t>表5.11 窗口表</w:t>
      </w:r>
    </w:p>
    <w:tbl>
      <w:tblPr>
        <w:tblStyle w:val="4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8"/>
        <w:gridCol w:w="2839"/>
        <w:gridCol w:w="2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字段名</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类型</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wid</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int(11)</w:t>
            </w:r>
          </w:p>
        </w:tc>
        <w:tc>
          <w:tcPr>
            <w:tcW w:w="2839" w:type="dxa"/>
          </w:tcPr>
          <w:p>
            <w:pPr>
              <w:widowControl w:val="0"/>
              <w:numPr>
                <w:ilvl w:val="0"/>
                <w:numId w:val="0"/>
              </w:numPr>
              <w:bidi w:val="0"/>
              <w:jc w:val="both"/>
              <w:rPr>
                <w:rFonts w:hint="default"/>
                <w:vertAlign w:val="baseline"/>
              </w:rPr>
            </w:pPr>
            <w:r>
              <w:rPr>
                <w:rFonts w:hint="default"/>
                <w:vertAlign w:val="baseline"/>
              </w:rPr>
              <w:t>窗口ID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rid</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int(11)</w:t>
            </w:r>
          </w:p>
        </w:tc>
        <w:tc>
          <w:tcPr>
            <w:tcW w:w="2839" w:type="dxa"/>
          </w:tcPr>
          <w:p>
            <w:pPr>
              <w:widowControl w:val="0"/>
              <w:numPr>
                <w:ilvl w:val="0"/>
                <w:numId w:val="0"/>
              </w:numPr>
              <w:bidi w:val="0"/>
              <w:jc w:val="both"/>
              <w:rPr>
                <w:rFonts w:hint="default"/>
                <w:vertAlign w:val="baseline"/>
              </w:rPr>
            </w:pPr>
            <w:r>
              <w:rPr>
                <w:rFonts w:hint="default"/>
                <w:vertAlign w:val="baseline"/>
              </w:rPr>
              <w:t>房间ID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userid</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int(11)</w:t>
            </w:r>
          </w:p>
        </w:tc>
        <w:tc>
          <w:tcPr>
            <w:tcW w:w="2839" w:type="dxa"/>
          </w:tcPr>
          <w:p>
            <w:pPr>
              <w:widowControl w:val="0"/>
              <w:numPr>
                <w:ilvl w:val="0"/>
                <w:numId w:val="0"/>
              </w:numPr>
              <w:bidi w:val="0"/>
              <w:jc w:val="both"/>
              <w:rPr>
                <w:rFonts w:hint="default"/>
                <w:vertAlign w:val="baseline"/>
              </w:rPr>
            </w:pPr>
            <w:r>
              <w:rPr>
                <w:rFonts w:hint="default"/>
                <w:vertAlign w:val="baseline"/>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lastcontent</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text</w:t>
            </w:r>
          </w:p>
        </w:tc>
        <w:tc>
          <w:tcPr>
            <w:tcW w:w="2839" w:type="dxa"/>
          </w:tcPr>
          <w:p>
            <w:pPr>
              <w:widowControl w:val="0"/>
              <w:numPr>
                <w:ilvl w:val="0"/>
                <w:numId w:val="0"/>
              </w:numPr>
              <w:bidi w:val="0"/>
              <w:jc w:val="both"/>
              <w:rPr>
                <w:rFonts w:hint="default"/>
                <w:vertAlign w:val="baseline"/>
              </w:rPr>
            </w:pPr>
            <w:r>
              <w:rPr>
                <w:rFonts w:hint="default"/>
                <w:vertAlign w:val="baseline"/>
              </w:rPr>
              <w:t>最后一次聊天信息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time</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datetime</w:t>
            </w:r>
          </w:p>
        </w:tc>
        <w:tc>
          <w:tcPr>
            <w:tcW w:w="2839" w:type="dxa"/>
          </w:tcPr>
          <w:p>
            <w:pPr>
              <w:widowControl w:val="0"/>
              <w:numPr>
                <w:ilvl w:val="0"/>
                <w:numId w:val="0"/>
              </w:numPr>
              <w:bidi w:val="0"/>
              <w:jc w:val="both"/>
              <w:rPr>
                <w:rFonts w:hint="default"/>
                <w:vertAlign w:val="baseline"/>
              </w:rPr>
            </w:pPr>
            <w:r>
              <w:rPr>
                <w:rFonts w:hint="default"/>
                <w:vertAlign w:val="baseline"/>
              </w:rPr>
              <w:t>最后一次聊天信息的时间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to_id</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int(11)</w:t>
            </w:r>
          </w:p>
        </w:tc>
        <w:tc>
          <w:tcPr>
            <w:tcW w:w="2839" w:type="dxa"/>
          </w:tcPr>
          <w:p>
            <w:pPr>
              <w:widowControl w:val="0"/>
              <w:numPr>
                <w:ilvl w:val="0"/>
                <w:numId w:val="0"/>
              </w:numPr>
              <w:bidi w:val="0"/>
              <w:jc w:val="both"/>
              <w:rPr>
                <w:rFonts w:hint="default"/>
                <w:vertAlign w:val="baseline"/>
              </w:rPr>
            </w:pPr>
            <w:r>
              <w:rPr>
                <w:rFonts w:hint="default"/>
                <w:vertAlign w:val="baseline"/>
              </w:rPr>
              <w:t>接收消息的用户ID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wintype</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tinyint(1)</w:t>
            </w:r>
          </w:p>
        </w:tc>
        <w:tc>
          <w:tcPr>
            <w:tcW w:w="2839" w:type="dxa"/>
          </w:tcPr>
          <w:p>
            <w:pPr>
              <w:widowControl w:val="0"/>
              <w:numPr>
                <w:ilvl w:val="0"/>
                <w:numId w:val="0"/>
              </w:numPr>
              <w:bidi w:val="0"/>
              <w:jc w:val="both"/>
              <w:rPr>
                <w:rFonts w:hint="default"/>
                <w:vertAlign w:val="baseline"/>
              </w:rPr>
            </w:pPr>
            <w:r>
              <w:rPr>
                <w:rFonts w:hint="default"/>
                <w:vertAlign w:val="baseline"/>
              </w:rPr>
              <w:t>窗口类型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winimage</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varchar(300)</w:t>
            </w:r>
          </w:p>
        </w:tc>
        <w:tc>
          <w:tcPr>
            <w:tcW w:w="2839" w:type="dxa"/>
          </w:tcPr>
          <w:p>
            <w:pPr>
              <w:widowControl w:val="0"/>
              <w:numPr>
                <w:ilvl w:val="0"/>
                <w:numId w:val="0"/>
              </w:numPr>
              <w:bidi w:val="0"/>
              <w:jc w:val="both"/>
              <w:rPr>
                <w:rFonts w:hint="default"/>
                <w:vertAlign w:val="baseline"/>
              </w:rPr>
            </w:pPr>
            <w:r>
              <w:rPr>
                <w:rFonts w:hint="default"/>
                <w:vertAlign w:val="baseline"/>
              </w:rPr>
              <w:t>窗口头像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8" w:type="dxa"/>
            <w:vAlign w:val="center"/>
          </w:tcPr>
          <w:p>
            <w:pPr>
              <w:widowControl w:val="0"/>
              <w:numPr>
                <w:ilvl w:val="0"/>
                <w:numId w:val="0"/>
              </w:numPr>
              <w:bidi w:val="0"/>
              <w:jc w:val="center"/>
              <w:rPr>
                <w:rFonts w:hint="default"/>
                <w:vertAlign w:val="baseline"/>
              </w:rPr>
            </w:pPr>
            <w:r>
              <w:rPr>
                <w:rFonts w:hint="default"/>
                <w:vertAlign w:val="baseline"/>
              </w:rPr>
              <w:t>winname</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varchar(50)</w:t>
            </w:r>
          </w:p>
        </w:tc>
        <w:tc>
          <w:tcPr>
            <w:tcW w:w="2839" w:type="dxa"/>
          </w:tcPr>
          <w:p>
            <w:pPr>
              <w:widowControl w:val="0"/>
              <w:numPr>
                <w:ilvl w:val="0"/>
                <w:numId w:val="0"/>
              </w:numPr>
              <w:bidi w:val="0"/>
              <w:jc w:val="both"/>
              <w:rPr>
                <w:rFonts w:hint="default"/>
                <w:vertAlign w:val="baseline"/>
              </w:rPr>
            </w:pPr>
            <w:r>
              <w:rPr>
                <w:rFonts w:hint="default"/>
                <w:vertAlign w:val="baseline"/>
              </w:rPr>
              <w:t>窗口昵称</w:t>
            </w:r>
          </w:p>
        </w:tc>
      </w:tr>
    </w:tbl>
    <w:p>
      <w:pPr>
        <w:numPr>
          <w:ilvl w:val="0"/>
          <w:numId w:val="14"/>
        </w:numPr>
        <w:bidi w:val="0"/>
        <w:ind w:left="0" w:leftChars="0" w:firstLine="420" w:firstLineChars="0"/>
        <w:rPr>
          <w:rFonts w:hint="default"/>
        </w:rPr>
      </w:pPr>
      <w:r>
        <w:rPr>
          <w:rFonts w:hint="default"/>
        </w:rPr>
        <w:t>消息表，此表存储用户聊天信息。</w:t>
      </w:r>
    </w:p>
    <w:p>
      <w:pPr>
        <w:numPr>
          <w:ilvl w:val="0"/>
          <w:numId w:val="0"/>
        </w:numPr>
        <w:bidi w:val="0"/>
        <w:jc w:val="center"/>
        <w:rPr>
          <w:rFonts w:hint="default"/>
          <w:sz w:val="21"/>
          <w:szCs w:val="21"/>
        </w:rPr>
      </w:pPr>
      <w:r>
        <w:rPr>
          <w:rFonts w:hint="default"/>
          <w:sz w:val="21"/>
          <w:szCs w:val="21"/>
        </w:rPr>
        <w:t>表5.12 消息表</w:t>
      </w:r>
    </w:p>
    <w:tbl>
      <w:tblPr>
        <w:tblStyle w:val="4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8"/>
        <w:gridCol w:w="2839"/>
        <w:gridCol w:w="2839"/>
      </w:tblGrid>
      <w:tr>
        <w:tc>
          <w:tcPr>
            <w:tcW w:w="2838" w:type="dxa"/>
            <w:vAlign w:val="center"/>
          </w:tcPr>
          <w:p>
            <w:pPr>
              <w:widowControl w:val="0"/>
              <w:numPr>
                <w:ilvl w:val="0"/>
                <w:numId w:val="0"/>
              </w:numPr>
              <w:bidi w:val="0"/>
              <w:jc w:val="center"/>
              <w:rPr>
                <w:rFonts w:hint="default"/>
                <w:vertAlign w:val="baseline"/>
              </w:rPr>
            </w:pPr>
            <w:r>
              <w:rPr>
                <w:rFonts w:hint="default"/>
                <w:vertAlign w:val="baseline"/>
              </w:rPr>
              <w:t>字段名</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类型</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备注</w:t>
            </w:r>
          </w:p>
        </w:tc>
      </w:tr>
      <w:tr>
        <w:tc>
          <w:tcPr>
            <w:tcW w:w="2838" w:type="dxa"/>
            <w:vAlign w:val="center"/>
          </w:tcPr>
          <w:p>
            <w:pPr>
              <w:widowControl w:val="0"/>
              <w:numPr>
                <w:ilvl w:val="0"/>
                <w:numId w:val="0"/>
              </w:numPr>
              <w:bidi w:val="0"/>
              <w:jc w:val="center"/>
              <w:rPr>
                <w:rFonts w:hint="default"/>
                <w:vertAlign w:val="baseline"/>
              </w:rPr>
            </w:pPr>
            <w:r>
              <w:rPr>
                <w:rFonts w:hint="default"/>
                <w:vertAlign w:val="baseline"/>
              </w:rPr>
              <w:t>mid</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int(11)</w:t>
            </w:r>
          </w:p>
        </w:tc>
        <w:tc>
          <w:tcPr>
            <w:tcW w:w="2839" w:type="dxa"/>
          </w:tcPr>
          <w:p>
            <w:pPr>
              <w:widowControl w:val="0"/>
              <w:numPr>
                <w:ilvl w:val="0"/>
                <w:numId w:val="0"/>
              </w:numPr>
              <w:bidi w:val="0"/>
              <w:jc w:val="both"/>
              <w:rPr>
                <w:rFonts w:hint="default"/>
                <w:vertAlign w:val="baseline"/>
              </w:rPr>
            </w:pPr>
            <w:r>
              <w:rPr>
                <w:rFonts w:hint="default"/>
                <w:vertAlign w:val="baseline"/>
              </w:rPr>
              <w:t>消息ID</w:t>
            </w:r>
          </w:p>
        </w:tc>
      </w:tr>
      <w:tr>
        <w:tc>
          <w:tcPr>
            <w:tcW w:w="2838" w:type="dxa"/>
            <w:vAlign w:val="center"/>
          </w:tcPr>
          <w:p>
            <w:pPr>
              <w:widowControl w:val="0"/>
              <w:numPr>
                <w:ilvl w:val="0"/>
                <w:numId w:val="0"/>
              </w:numPr>
              <w:bidi w:val="0"/>
              <w:jc w:val="center"/>
              <w:rPr>
                <w:rFonts w:hint="default"/>
                <w:vertAlign w:val="baseline"/>
              </w:rPr>
            </w:pPr>
            <w:r>
              <w:rPr>
                <w:rFonts w:hint="default"/>
                <w:vertAlign w:val="baseline"/>
              </w:rPr>
              <w:t>rid</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int(11)</w:t>
            </w:r>
          </w:p>
        </w:tc>
        <w:tc>
          <w:tcPr>
            <w:tcW w:w="2839" w:type="dxa"/>
          </w:tcPr>
          <w:p>
            <w:pPr>
              <w:widowControl w:val="0"/>
              <w:numPr>
                <w:ilvl w:val="0"/>
                <w:numId w:val="0"/>
              </w:numPr>
              <w:bidi w:val="0"/>
              <w:jc w:val="both"/>
              <w:rPr>
                <w:rFonts w:hint="default"/>
                <w:vertAlign w:val="baseline"/>
              </w:rPr>
            </w:pPr>
            <w:r>
              <w:rPr>
                <w:rFonts w:hint="default"/>
                <w:vertAlign w:val="baseline"/>
              </w:rPr>
              <w:t>房间ID</w:t>
            </w:r>
          </w:p>
        </w:tc>
      </w:tr>
      <w:tr>
        <w:tc>
          <w:tcPr>
            <w:tcW w:w="2838" w:type="dxa"/>
            <w:vAlign w:val="center"/>
          </w:tcPr>
          <w:p>
            <w:pPr>
              <w:widowControl w:val="0"/>
              <w:numPr>
                <w:ilvl w:val="0"/>
                <w:numId w:val="0"/>
              </w:numPr>
              <w:bidi w:val="0"/>
              <w:jc w:val="center"/>
              <w:rPr>
                <w:rFonts w:hint="default"/>
                <w:vertAlign w:val="baseline"/>
              </w:rPr>
            </w:pPr>
            <w:r>
              <w:rPr>
                <w:rFonts w:hint="default"/>
                <w:vertAlign w:val="baseline"/>
              </w:rPr>
              <w:t>content</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text</w:t>
            </w:r>
          </w:p>
        </w:tc>
        <w:tc>
          <w:tcPr>
            <w:tcW w:w="2839" w:type="dxa"/>
          </w:tcPr>
          <w:p>
            <w:pPr>
              <w:widowControl w:val="0"/>
              <w:numPr>
                <w:ilvl w:val="0"/>
                <w:numId w:val="0"/>
              </w:numPr>
              <w:bidi w:val="0"/>
              <w:jc w:val="both"/>
              <w:rPr>
                <w:rFonts w:hint="default"/>
                <w:vertAlign w:val="baseline"/>
              </w:rPr>
            </w:pPr>
            <w:r>
              <w:rPr>
                <w:rFonts w:hint="default"/>
                <w:vertAlign w:val="baseline"/>
              </w:rPr>
              <w:t>消息内容</w:t>
            </w:r>
          </w:p>
        </w:tc>
      </w:tr>
      <w:tr>
        <w:tc>
          <w:tcPr>
            <w:tcW w:w="2838" w:type="dxa"/>
            <w:vAlign w:val="center"/>
          </w:tcPr>
          <w:p>
            <w:pPr>
              <w:widowControl w:val="0"/>
              <w:numPr>
                <w:ilvl w:val="0"/>
                <w:numId w:val="0"/>
              </w:numPr>
              <w:bidi w:val="0"/>
              <w:jc w:val="center"/>
              <w:rPr>
                <w:rFonts w:hint="default"/>
                <w:vertAlign w:val="baseline"/>
              </w:rPr>
            </w:pPr>
            <w:r>
              <w:rPr>
                <w:rFonts w:hint="default"/>
                <w:vertAlign w:val="baseline"/>
              </w:rPr>
              <w:t>status</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tinyint(1)</w:t>
            </w:r>
          </w:p>
        </w:tc>
        <w:tc>
          <w:tcPr>
            <w:tcW w:w="2839" w:type="dxa"/>
          </w:tcPr>
          <w:p>
            <w:pPr>
              <w:widowControl w:val="0"/>
              <w:numPr>
                <w:ilvl w:val="0"/>
                <w:numId w:val="0"/>
              </w:numPr>
              <w:bidi w:val="0"/>
              <w:jc w:val="both"/>
              <w:rPr>
                <w:rFonts w:hint="default"/>
                <w:vertAlign w:val="baseline"/>
              </w:rPr>
            </w:pPr>
            <w:r>
              <w:rPr>
                <w:rFonts w:hint="default"/>
                <w:vertAlign w:val="baseline"/>
              </w:rPr>
              <w:t>消息状态</w:t>
            </w:r>
          </w:p>
        </w:tc>
      </w:tr>
      <w:tr>
        <w:tc>
          <w:tcPr>
            <w:tcW w:w="2838" w:type="dxa"/>
            <w:vAlign w:val="center"/>
          </w:tcPr>
          <w:p>
            <w:pPr>
              <w:widowControl w:val="0"/>
              <w:numPr>
                <w:ilvl w:val="0"/>
                <w:numId w:val="0"/>
              </w:numPr>
              <w:bidi w:val="0"/>
              <w:jc w:val="center"/>
              <w:rPr>
                <w:rFonts w:hint="default"/>
                <w:vertAlign w:val="baseline"/>
              </w:rPr>
            </w:pPr>
            <w:r>
              <w:rPr>
                <w:rFonts w:hint="default"/>
                <w:vertAlign w:val="baseline"/>
              </w:rPr>
              <w:t>sendtime</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datetime</w:t>
            </w:r>
          </w:p>
        </w:tc>
        <w:tc>
          <w:tcPr>
            <w:tcW w:w="2839" w:type="dxa"/>
          </w:tcPr>
          <w:p>
            <w:pPr>
              <w:widowControl w:val="0"/>
              <w:numPr>
                <w:ilvl w:val="0"/>
                <w:numId w:val="0"/>
              </w:numPr>
              <w:bidi w:val="0"/>
              <w:jc w:val="both"/>
              <w:rPr>
                <w:rFonts w:hint="default"/>
                <w:vertAlign w:val="baseline"/>
              </w:rPr>
            </w:pPr>
            <w:r>
              <w:rPr>
                <w:rFonts w:hint="default"/>
                <w:vertAlign w:val="baseline"/>
              </w:rPr>
              <w:t>消息发送时间</w:t>
            </w:r>
          </w:p>
        </w:tc>
      </w:tr>
      <w:tr>
        <w:tc>
          <w:tcPr>
            <w:tcW w:w="2838" w:type="dxa"/>
            <w:vAlign w:val="center"/>
          </w:tcPr>
          <w:p>
            <w:pPr>
              <w:widowControl w:val="0"/>
              <w:numPr>
                <w:ilvl w:val="0"/>
                <w:numId w:val="0"/>
              </w:numPr>
              <w:bidi w:val="0"/>
              <w:jc w:val="center"/>
              <w:rPr>
                <w:rFonts w:hint="default"/>
                <w:vertAlign w:val="baseline"/>
              </w:rPr>
            </w:pPr>
            <w:r>
              <w:rPr>
                <w:rFonts w:hint="default"/>
                <w:vertAlign w:val="baseline"/>
              </w:rPr>
              <w:t>mtype</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int(11)</w:t>
            </w:r>
          </w:p>
        </w:tc>
        <w:tc>
          <w:tcPr>
            <w:tcW w:w="2839" w:type="dxa"/>
          </w:tcPr>
          <w:p>
            <w:pPr>
              <w:widowControl w:val="0"/>
              <w:numPr>
                <w:ilvl w:val="0"/>
                <w:numId w:val="0"/>
              </w:numPr>
              <w:bidi w:val="0"/>
              <w:jc w:val="both"/>
              <w:rPr>
                <w:rFonts w:hint="default"/>
                <w:vertAlign w:val="baseline"/>
              </w:rPr>
            </w:pPr>
            <w:r>
              <w:rPr>
                <w:rFonts w:hint="default"/>
                <w:vertAlign w:val="baseline"/>
              </w:rPr>
              <w:t>消息类型</w:t>
            </w:r>
          </w:p>
        </w:tc>
      </w:tr>
      <w:tr>
        <w:tc>
          <w:tcPr>
            <w:tcW w:w="2838" w:type="dxa"/>
            <w:vAlign w:val="center"/>
          </w:tcPr>
          <w:p>
            <w:pPr>
              <w:widowControl w:val="0"/>
              <w:numPr>
                <w:ilvl w:val="0"/>
                <w:numId w:val="0"/>
              </w:numPr>
              <w:bidi w:val="0"/>
              <w:jc w:val="center"/>
              <w:rPr>
                <w:rFonts w:hint="default"/>
                <w:vertAlign w:val="baseline"/>
              </w:rPr>
            </w:pPr>
            <w:r>
              <w:rPr>
                <w:rFonts w:hint="default"/>
                <w:vertAlign w:val="baseline"/>
              </w:rPr>
              <w:t>userid</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int(11)</w:t>
            </w:r>
          </w:p>
        </w:tc>
        <w:tc>
          <w:tcPr>
            <w:tcW w:w="2839" w:type="dxa"/>
          </w:tcPr>
          <w:p>
            <w:pPr>
              <w:widowControl w:val="0"/>
              <w:numPr>
                <w:ilvl w:val="0"/>
                <w:numId w:val="0"/>
              </w:numPr>
              <w:bidi w:val="0"/>
              <w:jc w:val="both"/>
              <w:rPr>
                <w:rFonts w:hint="default"/>
                <w:vertAlign w:val="baseline"/>
              </w:rPr>
            </w:pPr>
            <w:r>
              <w:rPr>
                <w:rFonts w:hint="default"/>
                <w:vertAlign w:val="baseline"/>
              </w:rPr>
              <w:t>发送者ID</w:t>
            </w:r>
          </w:p>
        </w:tc>
      </w:tr>
      <w:tr>
        <w:tc>
          <w:tcPr>
            <w:tcW w:w="2838" w:type="dxa"/>
            <w:vAlign w:val="center"/>
          </w:tcPr>
          <w:p>
            <w:pPr>
              <w:widowControl w:val="0"/>
              <w:numPr>
                <w:ilvl w:val="0"/>
                <w:numId w:val="0"/>
              </w:numPr>
              <w:bidi w:val="0"/>
              <w:jc w:val="center"/>
              <w:rPr>
                <w:rFonts w:hint="default"/>
                <w:vertAlign w:val="baseline"/>
              </w:rPr>
            </w:pPr>
            <w:r>
              <w:rPr>
                <w:rFonts w:hint="default"/>
                <w:vertAlign w:val="baseline"/>
              </w:rPr>
              <w:t>to_userod</w:t>
            </w:r>
          </w:p>
        </w:tc>
        <w:tc>
          <w:tcPr>
            <w:tcW w:w="2839" w:type="dxa"/>
            <w:vAlign w:val="center"/>
          </w:tcPr>
          <w:p>
            <w:pPr>
              <w:widowControl w:val="0"/>
              <w:numPr>
                <w:ilvl w:val="0"/>
                <w:numId w:val="0"/>
              </w:numPr>
              <w:bidi w:val="0"/>
              <w:jc w:val="center"/>
              <w:rPr>
                <w:rFonts w:hint="default"/>
                <w:vertAlign w:val="baseline"/>
              </w:rPr>
            </w:pPr>
            <w:r>
              <w:rPr>
                <w:rFonts w:hint="default"/>
                <w:vertAlign w:val="baseline"/>
              </w:rPr>
              <w:t>int(11)</w:t>
            </w:r>
          </w:p>
        </w:tc>
        <w:tc>
          <w:tcPr>
            <w:tcW w:w="2839" w:type="dxa"/>
          </w:tcPr>
          <w:p>
            <w:pPr>
              <w:widowControl w:val="0"/>
              <w:numPr>
                <w:ilvl w:val="0"/>
                <w:numId w:val="0"/>
              </w:numPr>
              <w:bidi w:val="0"/>
              <w:jc w:val="both"/>
              <w:rPr>
                <w:rFonts w:hint="default"/>
                <w:vertAlign w:val="baseline"/>
              </w:rPr>
            </w:pPr>
            <w:r>
              <w:rPr>
                <w:rFonts w:hint="default"/>
                <w:vertAlign w:val="baseline"/>
              </w:rPr>
              <w:t>接收者ID</w:t>
            </w:r>
          </w:p>
        </w:tc>
      </w:tr>
    </w:tbl>
    <w:p>
      <w:pPr>
        <w:pStyle w:val="2"/>
        <w:numPr>
          <w:ilvl w:val="0"/>
          <w:numId w:val="0"/>
        </w:numPr>
        <w:bidi w:val="0"/>
        <w:jc w:val="center"/>
        <w:rPr>
          <w:rFonts w:hint="eastAsia"/>
        </w:rPr>
      </w:pPr>
      <w:bookmarkStart w:id="53" w:name="_Toc1090813484"/>
      <w:r>
        <w:rPr>
          <w:rFonts w:hint="default" w:ascii="黑体" w:hAnsi="黑体" w:cs="黑体"/>
        </w:rPr>
        <w:t>6.结论</w:t>
      </w:r>
      <w:bookmarkEnd w:id="53"/>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rPr>
      </w:pPr>
      <w:r>
        <w:rPr>
          <w:rFonts w:hint="default"/>
        </w:rPr>
        <w:t>本文讲述了一个完整的博客系统是如何设计开发的，从总体架构设计中，博客系统采用了前后端分离架构的思想，实现了前端和后端分离，使用HTTP协议前后端通信，前后端各司其职，提高了开发效率，降低代码耦合，这已经是互联网项目开发的业界标准使用方式。然后从后端架构设计中，博客系统后端采用了微服务架构思想[16]，后端把模块划分为微服务，每个微服务是专注于单一责任与功能的小型功能区块，使用了Etcd作为后端服务发现中心，每个微服务都注册到服务发现中心，微服务之间就可以使用RPC通信，由许许多多的微服务组合成复杂的大型应用程序，而且各功能区块使用与语言无关的API集互相通信，微服务相比单体应用更具备易扩展、逻辑清晰、灵活组合、简化部署等多种特性，单体架构是将应用程序的所有功能打包成一个独立的单元，导致代码复杂度高，难以理解，应用程序伸缩性差，可靠性差，可能由于一个BUG就会引起整个应用的奔溃，所以微服务架构已逐渐被许多互联网公司所实践，每个团队可以独立负责某些服务，可以获得更高的生产力，后端也因此采用了微服务架构的思想，实现了分布式架构，掌握了其中的技术要点，明白微服务架构的优劣性，紧跟时代技术的发展，多实践，多了解，多学习。</w:t>
      </w:r>
    </w:p>
    <w:p>
      <w:pPr>
        <w:keepNext w:val="0"/>
        <w:keepLines w:val="0"/>
        <w:pageBreakBefore w:val="0"/>
        <w:widowControl/>
        <w:kinsoku/>
        <w:wordWrap/>
        <w:overflowPunct/>
        <w:topLinePunct w:val="0"/>
        <w:autoSpaceDE/>
        <w:autoSpaceDN/>
        <w:bidi w:val="0"/>
        <w:adjustRightInd/>
        <w:snapToGrid/>
        <w:spacing w:line="240" w:lineRule="auto"/>
        <w:ind w:right="0" w:rightChars="0"/>
        <w:jc w:val="left"/>
        <w:textAlignment w:val="auto"/>
        <w:outlineLvl w:val="9"/>
        <w:rPr>
          <w:rFonts w:hint="eastAsia"/>
        </w:rPr>
      </w:pPr>
    </w:p>
    <w:p>
      <w:pPr>
        <w:pStyle w:val="2"/>
        <w:bidi w:val="0"/>
        <w:jc w:val="center"/>
        <w:rPr>
          <w:rFonts w:hint="eastAsia"/>
        </w:rPr>
      </w:pPr>
      <w:bookmarkStart w:id="54" w:name="_Toc234331149"/>
      <w:r>
        <w:rPr>
          <w:rFonts w:hint="default"/>
        </w:rPr>
        <w:t>参考文献</w:t>
      </w:r>
      <w:bookmarkEnd w:id="54"/>
    </w:p>
    <w:p>
      <w:pPr>
        <w:numPr>
          <w:ilvl w:val="0"/>
          <w:numId w:val="15"/>
        </w:numPr>
        <w:ind w:left="420" w:leftChars="0" w:hanging="420" w:firstLineChars="0"/>
        <w:rPr>
          <w:rFonts w:hint="default"/>
        </w:rPr>
      </w:pPr>
      <w:r>
        <w:rPr>
          <w:rFonts w:hint="default"/>
        </w:rPr>
        <w:t>曹春晖. Go语言高级编程[M]. 人民邮电出版社，2019-07-09.</w:t>
      </w:r>
    </w:p>
    <w:p>
      <w:pPr>
        <w:numPr>
          <w:ilvl w:val="0"/>
          <w:numId w:val="15"/>
        </w:numPr>
        <w:ind w:left="420" w:leftChars="0" w:hanging="420" w:firstLineChars="0"/>
        <w:rPr>
          <w:rFonts w:hint="default"/>
        </w:rPr>
      </w:pPr>
      <w:r>
        <w:rPr>
          <w:rFonts w:hint="default"/>
        </w:rPr>
        <w:t>理查德·琼斯. 垃圾回收算法手册:自动内存管理的艺术[M]. 机械工业出版社，2016-03.</w:t>
      </w:r>
    </w:p>
    <w:p>
      <w:pPr>
        <w:numPr>
          <w:ilvl w:val="0"/>
          <w:numId w:val="15"/>
        </w:numPr>
        <w:ind w:left="420" w:leftChars="0" w:hanging="420" w:firstLineChars="0"/>
        <w:rPr>
          <w:rFonts w:hint="default"/>
        </w:rPr>
      </w:pPr>
      <w:r>
        <w:rPr>
          <w:rFonts w:hint="default"/>
        </w:rPr>
        <w:t>刘书健. 基于协程的高并发的分析与研究[D].昆明理工大学,2016.</w:t>
      </w:r>
    </w:p>
    <w:p>
      <w:pPr>
        <w:numPr>
          <w:ilvl w:val="0"/>
          <w:numId w:val="15"/>
        </w:numPr>
        <w:ind w:left="420" w:leftChars="0" w:hanging="420" w:firstLineChars="0"/>
        <w:rPr>
          <w:rFonts w:hint="default"/>
        </w:rPr>
      </w:pPr>
      <w:r>
        <w:rPr>
          <w:rFonts w:hint="default"/>
        </w:rPr>
        <w:t>孔海峰. 分布式RPC框架的设计与实现[D].华中科技大学,2018.</w:t>
      </w:r>
    </w:p>
    <w:p>
      <w:pPr>
        <w:numPr>
          <w:ilvl w:val="0"/>
          <w:numId w:val="15"/>
        </w:numPr>
        <w:ind w:left="420" w:leftChars="0" w:hanging="420" w:firstLineChars="0"/>
        <w:rPr>
          <w:rFonts w:hint="default"/>
        </w:rPr>
      </w:pPr>
      <w:r>
        <w:rPr>
          <w:rFonts w:hint="default"/>
        </w:rPr>
        <w:t>易品. 基于DNS的服务发现技术的研究与设计[D].北京邮电大学,2016.</w:t>
      </w:r>
    </w:p>
    <w:p>
      <w:pPr>
        <w:numPr>
          <w:ilvl w:val="0"/>
          <w:numId w:val="15"/>
        </w:numPr>
        <w:ind w:left="420" w:leftChars="0" w:hanging="420" w:firstLineChars="0"/>
        <w:rPr>
          <w:rFonts w:hint="default"/>
        </w:rPr>
      </w:pPr>
      <w:r>
        <w:rPr>
          <w:rFonts w:hint="default"/>
        </w:rPr>
        <w:t>黄健宏. Redis设计与实现[M]. 机械工业出版社，2014-06-01.</w:t>
      </w:r>
    </w:p>
    <w:p>
      <w:pPr>
        <w:numPr>
          <w:ilvl w:val="0"/>
          <w:numId w:val="15"/>
        </w:numPr>
        <w:ind w:left="420" w:leftChars="0" w:hanging="420" w:firstLineChars="0"/>
        <w:rPr>
          <w:rFonts w:hint="default"/>
        </w:rPr>
      </w:pPr>
      <w:r>
        <w:rPr>
          <w:rFonts w:hint="default"/>
        </w:rPr>
        <w:t>Carlos Taborda. Angular权威教程[M]. 人民邮电出版社，2017-04.</w:t>
      </w:r>
    </w:p>
    <w:p>
      <w:pPr>
        <w:numPr>
          <w:ilvl w:val="0"/>
          <w:numId w:val="15"/>
        </w:numPr>
        <w:ind w:left="420" w:leftChars="0" w:hanging="420" w:firstLineChars="0"/>
        <w:rPr>
          <w:rFonts w:hint="default"/>
        </w:rPr>
      </w:pPr>
      <w:r>
        <w:rPr>
          <w:rFonts w:hint="default"/>
        </w:rPr>
        <w:t>苏翔宇,朱爱群.CentOS7下基于Nginx的反向代理及负载均衡研究与实现[J].现代计算机(专业版),2018(10):61-64.</w:t>
      </w:r>
    </w:p>
    <w:p>
      <w:pPr>
        <w:numPr>
          <w:ilvl w:val="0"/>
          <w:numId w:val="15"/>
        </w:numPr>
        <w:ind w:left="420" w:leftChars="0" w:hanging="420" w:firstLineChars="0"/>
        <w:rPr>
          <w:rFonts w:hint="default"/>
        </w:rPr>
      </w:pPr>
      <w:r>
        <w:rPr>
          <w:rFonts w:hint="default"/>
        </w:rPr>
        <w:t>杜星. 轻量级Web服务器Nginx的理论与技术研究[D].南京邮电大学,2016.</w:t>
      </w:r>
    </w:p>
    <w:p>
      <w:pPr>
        <w:numPr>
          <w:ilvl w:val="0"/>
          <w:numId w:val="15"/>
        </w:numPr>
        <w:ind w:left="420" w:leftChars="0" w:hanging="420" w:firstLineChars="0"/>
        <w:rPr>
          <w:rFonts w:hint="default"/>
        </w:rPr>
      </w:pPr>
      <w:r>
        <w:rPr>
          <w:rFonts w:hint="default"/>
        </w:rPr>
        <w:t>David Gourley，Brian Totty.HTTP权威指南[M]. 人民邮电出版社，2012-09-01.</w:t>
      </w:r>
    </w:p>
    <w:p>
      <w:pPr>
        <w:numPr>
          <w:ilvl w:val="0"/>
          <w:numId w:val="15"/>
        </w:numPr>
        <w:ind w:left="420" w:leftChars="0" w:hanging="420" w:firstLineChars="0"/>
        <w:rPr>
          <w:rFonts w:hint="default"/>
        </w:rPr>
      </w:pPr>
      <w:r>
        <w:rPr>
          <w:rFonts w:hint="default"/>
        </w:rPr>
        <w:t>郑兆雄.Go Web编程[M]. 人民邮电出版社，2017-12-01.</w:t>
      </w:r>
    </w:p>
    <w:p>
      <w:pPr>
        <w:numPr>
          <w:ilvl w:val="0"/>
          <w:numId w:val="15"/>
        </w:numPr>
        <w:ind w:left="420" w:leftChars="0" w:hanging="420" w:firstLineChars="0"/>
        <w:rPr>
          <w:rFonts w:hint="default"/>
        </w:rPr>
      </w:pPr>
      <w:r>
        <w:rPr>
          <w:rFonts w:hint="default"/>
        </w:rPr>
        <w:t>吕俊宏,周江峰.深入解析Cookie技术[J].数字通信世界,2015(06):62-65.</w:t>
      </w:r>
    </w:p>
    <w:p>
      <w:pPr>
        <w:numPr>
          <w:ilvl w:val="0"/>
          <w:numId w:val="15"/>
        </w:numPr>
        <w:ind w:left="420" w:leftChars="0" w:hanging="420" w:firstLineChars="0"/>
        <w:rPr>
          <w:rFonts w:hint="default"/>
        </w:rPr>
      </w:pPr>
      <w:r>
        <w:rPr>
          <w:rFonts w:hint="default"/>
        </w:rPr>
        <w:t xml:space="preserve">周虎. 一种基于JWT认证token刷新机制研究[J]. 软件工程,2019,22(12):18-20. </w:t>
      </w:r>
    </w:p>
    <w:p>
      <w:pPr>
        <w:numPr>
          <w:ilvl w:val="0"/>
          <w:numId w:val="15"/>
        </w:numPr>
        <w:ind w:left="420" w:leftChars="0" w:hanging="420" w:firstLineChars="0"/>
        <w:rPr>
          <w:rFonts w:hint="default"/>
        </w:rPr>
      </w:pPr>
      <w:r>
        <w:rPr>
          <w:rFonts w:hint="default"/>
        </w:rPr>
        <w:t>Andrew Lombardi.Lightweight Client-Server Communications[M]. O'Reilly Media，2015-9-26.</w:t>
      </w:r>
      <w:bookmarkStart w:id="56" w:name="_GoBack"/>
      <w:bookmarkEnd w:id="56"/>
    </w:p>
    <w:p>
      <w:pPr>
        <w:numPr>
          <w:ilvl w:val="0"/>
          <w:numId w:val="15"/>
        </w:numPr>
        <w:ind w:left="420" w:leftChars="0" w:hanging="420" w:firstLineChars="0"/>
        <w:rPr>
          <w:rFonts w:hint="default"/>
        </w:rPr>
      </w:pPr>
      <w:r>
        <w:rPr>
          <w:rFonts w:hint="default"/>
        </w:rPr>
        <w:t>惠苗,赖道健.基于WebSocket协议的即时通讯系统的开发[J].榆林学院学报,2019,29(06):76-79.</w:t>
      </w:r>
    </w:p>
    <w:p>
      <w:pPr>
        <w:numPr>
          <w:ilvl w:val="0"/>
          <w:numId w:val="15"/>
        </w:numPr>
        <w:ind w:left="420" w:leftChars="0" w:hanging="420" w:firstLineChars="0"/>
        <w:rPr>
          <w:rFonts w:hint="default"/>
        </w:rPr>
      </w:pPr>
      <w:r>
        <w:rPr>
          <w:rFonts w:hint="default"/>
        </w:rPr>
        <w:t>Nadareishvili.Microservice Architecture: Aligning Principles, Practices, and Culture[M]. O'Reilly Media，2016-8-12.</w:t>
      </w:r>
    </w:p>
    <w:p>
      <w:pPr>
        <w:pStyle w:val="2"/>
        <w:bidi w:val="0"/>
        <w:jc w:val="center"/>
        <w:rPr>
          <w:rFonts w:hint="default"/>
        </w:rPr>
      </w:pPr>
      <w:bookmarkStart w:id="55" w:name="_Toc2066096292"/>
      <w:r>
        <w:rPr>
          <w:rFonts w:hint="default"/>
        </w:rPr>
        <w:t>致谢</w:t>
      </w:r>
      <w:bookmarkEnd w:id="55"/>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rPr>
      </w:pPr>
      <w:r>
        <w:rPr>
          <w:rFonts w:hint="default"/>
        </w:rPr>
        <w:t>转眼间，大学四年就这样马上要结束了，会想起自己奋斗四年的过往，在自己大一的时候我毅然决然的选择了计算机专业，我不后悔，我找到了自己兴趣爱好所在，我顺利了加入到了学校的ACM社团，可能自己找不到学习练习ACM的方向，没过多久我就退出了ACM，开始自己自学之路，但是这个过程非常的艰辛，容易找不到方向，不知道做什么学什么，直到当我大二的时候，我参加了学院的创新班社团，这是我大学的转折点，我非常感谢创新班，它引领着我踏入软件开发的世界，我重新提起学习的兴趣，不在盲目没有方向，类似无头苍蝇一般，我在创新班中学到了很多软件开发的经验，还教会了我学习的方法，还了解了企业软件开发的流程，这些都是我后来应聘企业的敲门砖，所以非常感谢金</w:t>
      </w:r>
      <w:r>
        <w:rPr>
          <w:rFonts w:hint="default"/>
        </w:rPr>
        <w:t>政</w:t>
      </w:r>
      <w:r>
        <w:rPr>
          <w:rFonts w:hint="default"/>
        </w:rPr>
        <w:t>哲老师带领着创新班同学不断学习探索，也感谢创新班的同学一起陪伴着度过大学四年充实的生活，感谢他们互帮互助，让我明白团队的重要性，还要感谢计算机学院的老师，感谢他们耐心指导，给我们打下坚实的基础，让我们才能在互联网开发中寻求一席之地，最后感谢计算机学院，希望计算机学院越来越好。</w:t>
      </w:r>
    </w:p>
    <w:sectPr>
      <w:pgSz w:w="11900" w:h="16840"/>
      <w:pgMar w:top="1440" w:right="1800" w:bottom="1440" w:left="1800" w:header="851" w:footer="992" w:gutter="0"/>
      <w:pgNumType w:start="1" w:chapStyle="1"/>
      <w:cols w:space="425" w:num="1"/>
      <w:docGrid w:type="lines" w:linePitch="42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苹方-简">
    <w:panose1 w:val="020B0400000000000000"/>
    <w:charset w:val="86"/>
    <w:family w:val="auto"/>
    <w:pitch w:val="default"/>
    <w:sig w:usb0="A00002FF" w:usb1="7ACFFDFB" w:usb2="00000017" w:usb3="00000000" w:csb0="00040001"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MS Mincho">
    <w:altName w:val="Hiragino Sans"/>
    <w:panose1 w:val="02020609040205080304"/>
    <w:charset w:val="80"/>
    <w:family w:val="modern"/>
    <w:pitch w:val="default"/>
    <w:sig w:usb0="00000000" w:usb1="00000000" w:usb2="08000012" w:usb3="00000000" w:csb0="0002009F" w:csb1="00000000"/>
  </w:font>
  <w:font w:name="Wingdings">
    <w:panose1 w:val="05000000000000000000"/>
    <w:charset w:val="02"/>
    <w:family w:val="decorative"/>
    <w:pitch w:val="default"/>
    <w:sig w:usb0="00000000" w:usb1="00000000" w:usb2="00000000" w:usb3="00000000" w:csb0="80000000" w:csb1="00000000"/>
  </w:font>
  <w:font w:name="DengXian">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苹方-简">
    <w:panose1 w:val="020B0400000000000000"/>
    <w:charset w:val="86"/>
    <w:family w:val="roman"/>
    <w:pitch w:val="default"/>
    <w:sig w:usb0="A00002FF" w:usb1="7ACFFDFB" w:usb2="00000017" w:usb3="00000000" w:csb0="00040001" w:csb1="00000000"/>
  </w:font>
  <w:font w:name="Courier New">
    <w:panose1 w:val="02070409020205090404"/>
    <w:charset w:val="00"/>
    <w:family w:val="modern"/>
    <w:pitch w:val="default"/>
    <w:sig w:usb0="E0000AFF" w:usb1="40007843" w:usb2="00000001" w:usb3="00000000" w:csb0="400001BF" w:csb1="DFF70000"/>
  </w:font>
  <w:font w:name="楷体_GB2312">
    <w:altName w:val="汉仪楷体KW"/>
    <w:panose1 w:val="020B0604020202020204"/>
    <w:charset w:val="86"/>
    <w:family w:val="modern"/>
    <w:pitch w:val="default"/>
    <w:sig w:usb0="00000000" w:usb1="00000000" w:usb2="00000010" w:usb3="00000000" w:csb0="000401FF" w:csb1="00000000"/>
  </w:font>
  <w:font w:name="华文细黑">
    <w:altName w:val="黑体-简"/>
    <w:panose1 w:val="02010600040101010101"/>
    <w:charset w:val="86"/>
    <w:family w:val="swiss"/>
    <w:pitch w:val="default"/>
    <w:sig w:usb0="00000000" w:usb1="00000000" w:usb2="00000010" w:usb3="00000000" w:csb0="00040001" w:csb1="00000000"/>
  </w:font>
  <w:font w:name="黑体">
    <w:panose1 w:val="02010609060101010101"/>
    <w:charset w:val="86"/>
    <w:family w:val="modern"/>
    <w:pitch w:val="default"/>
    <w:sig w:usb0="800002BF" w:usb1="38CF7CFA" w:usb2="00000016" w:usb3="00000000" w:csb0="00040001" w:csb1="00000000"/>
  </w:font>
  <w:font w:name="Arial">
    <w:panose1 w:val="020B0604020202090204"/>
    <w:charset w:val="00"/>
    <w:family w:val="swiss"/>
    <w:pitch w:val="default"/>
    <w:sig w:usb0="E0000AFF" w:usb1="00007843" w:usb2="00000001" w:usb3="00000000" w:csb0="400001BF" w:csb1="DFF70000"/>
  </w:font>
  <w:font w:name="汉仪中等线KW">
    <w:panose1 w:val="01010104010101010101"/>
    <w:charset w:val="86"/>
    <w:family w:val="auto"/>
    <w:pitch w:val="default"/>
    <w:sig w:usb0="800002BF" w:usb1="004F7CFA" w:usb2="00000000" w:usb3="00000000" w:csb0="00040001" w:csb1="00000000"/>
  </w:font>
  <w:font w:name="汉仪楷体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Hiragino Sans">
    <w:panose1 w:val="020B0300000000000000"/>
    <w:charset w:val="80"/>
    <w:family w:val="auto"/>
    <w:pitch w:val="default"/>
    <w:sig w:usb0="E00002FF" w:usb1="7AE7FFFF" w:usb2="00000012" w:usb3="00000000" w:csb0="0002000D" w:csb1="00000000"/>
  </w:font>
  <w:font w:name="黑体-简">
    <w:panose1 w:val="02000000000000000000"/>
    <w:charset w:val="86"/>
    <w:family w:val="auto"/>
    <w:pitch w:val="default"/>
    <w:sig w:usb0="8000002F" w:usb1="0800004A" w:usb2="00000000" w:usb3="00000000" w:csb0="203E0000" w:csb1="00000000"/>
  </w:font>
  <w:font w:name="DengXian Light">
    <w:altName w:val="汉仪中等线KW"/>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Apple Color Emoji">
    <w:panose1 w:val="00000000000000000000"/>
    <w:charset w:val="00"/>
    <w:family w:val="auto"/>
    <w:pitch w:val="default"/>
    <w:sig w:usb0="00000003" w:usb1="18000000" w:usb2="14000000" w:usb3="00000000" w:csb0="00000001" w:csb1="00000000"/>
  </w:font>
  <w:font w:name="兰亭黑-简">
    <w:panose1 w:val="02000000000000000000"/>
    <w:charset w:val="86"/>
    <w:family w:val="auto"/>
    <w:pitch w:val="default"/>
    <w:sig w:usb0="00000001" w:usb1="08000000" w:usb2="00000000" w:usb3="00000000" w:csb0="00040000" w:csb1="00000000"/>
  </w:font>
  <w:font w:name="华文楷体">
    <w:panose1 w:val="02010600040101010101"/>
    <w:charset w:val="86"/>
    <w:family w:val="auto"/>
    <w:pitch w:val="default"/>
    <w:sig w:usb0="80000287" w:usb1="280F3C52" w:usb2="00000016" w:usb3="00000000" w:csb0="0004001F" w:csb1="00000000"/>
  </w:font>
  <w:font w:name="华文黑体">
    <w:panose1 w:val="02010600040101010101"/>
    <w:charset w:val="86"/>
    <w:family w:val="auto"/>
    <w:pitch w:val="default"/>
    <w:sig w:usb0="00000287" w:usb1="080F0000" w:usb2="00000000" w:usb3="00000000" w:csb0="00040001" w:csb1="00000000"/>
  </w:font>
  <w:font w:name="报隶-简">
    <w:panose1 w:val="02010600040101010101"/>
    <w:charset w:val="86"/>
    <w:family w:val="auto"/>
    <w:pitch w:val="default"/>
    <w:sig w:usb0="80000287" w:usb1="280F3C52" w:usb2="00000016" w:usb3="00000000" w:csb0="0004001F" w:csb1="00000000"/>
  </w:font>
  <w:font w:name="手札体-繁">
    <w:panose1 w:val="03000500000000000000"/>
    <w:charset w:val="86"/>
    <w:family w:val="auto"/>
    <w:pitch w:val="default"/>
    <w:sig w:usb0="A00002FF" w:usb1="7ACF7CFB" w:usb2="00000016" w:usb3="00000000" w:csb0="00040001" w:csb1="00000000"/>
  </w:font>
  <w:font w:name="宋体-繁">
    <w:panose1 w:val="02010600040101010101"/>
    <w:charset w:val="86"/>
    <w:family w:val="auto"/>
    <w:pitch w:val="default"/>
    <w:sig w:usb0="00000287" w:usb1="080F0000" w:usb2="00000000" w:usb3="00000000" w:csb0="0004009F" w:csb1="DFD70000"/>
  </w:font>
  <w:font w:name="翩翩体-简">
    <w:panose1 w:val="03000300000000000000"/>
    <w:charset w:val="86"/>
    <w:family w:val="auto"/>
    <w:pitch w:val="default"/>
    <w:sig w:usb0="A00002FF" w:usb1="7ACF7CFB" w:usb2="00000016" w:usb3="00000000" w:csb0="00040001" w:csb1="00000000"/>
  </w:font>
  <w:font w:name="楷体-繁">
    <w:panose1 w:val="02010600040101010101"/>
    <w:charset w:val="86"/>
    <w:family w:val="auto"/>
    <w:pitch w:val="default"/>
    <w:sig w:usb0="80000287" w:usb1="280F3C52" w:usb2="00000016" w:usb3="00000000" w:csb0="0004001F" w:csb1="00000000"/>
  </w:font>
  <w:font w:name="隶变-繁">
    <w:panose1 w:val="02010600040101010101"/>
    <w:charset w:val="86"/>
    <w:family w:val="auto"/>
    <w:pitch w:val="default"/>
    <w:sig w:usb0="80000287" w:usb1="280F3C52" w:usb2="00000016" w:usb3="00000000" w:csb0="0004001F" w:csb1="00000000"/>
  </w:font>
  <w:font w:name="Avenir Next Condensed">
    <w:panose1 w:val="020B0806020202020204"/>
    <w:charset w:val="00"/>
    <w:family w:val="auto"/>
    <w:pitch w:val="default"/>
    <w:sig w:usb0="8000002F" w:usb1="5000204A" w:usb2="00000000" w:usb3="00000000" w:csb0="0000009B" w:csb1="00000000"/>
  </w:font>
  <w:font w:name="娃娃体-简">
    <w:panose1 w:val="040B0500000000000000"/>
    <w:charset w:val="86"/>
    <w:family w:val="auto"/>
    <w:pitch w:val="default"/>
    <w:sig w:usb0="A00002FF" w:usb1="38CF7CFB" w:usb2="00000016" w:usb3="00000000" w:csb0="00040003" w:csb1="00000000"/>
  </w:font>
  <w:font w:name="雅痞-简">
    <w:panose1 w:val="020F0603040207020204"/>
    <w:charset w:val="86"/>
    <w:family w:val="auto"/>
    <w:pitch w:val="default"/>
    <w:sig w:usb0="A00002FF" w:usb1="7ACF7CFB" w:usb2="0000001E" w:usb3="00000000" w:csb0="00040001" w:csb1="00000000"/>
  </w:font>
  <w:font w:name="Apple SD Gothic Neo">
    <w:panose1 w:val="02000300000000000000"/>
    <w:charset w:val="81"/>
    <w:family w:val="auto"/>
    <w:pitch w:val="default"/>
    <w:sig w:usb0="00000203" w:usb1="21D12C10" w:usb2="00000010" w:usb3="00000000" w:csb0="00280005" w:csb1="00000000"/>
  </w:font>
  <w:font w:name="Avenir Next">
    <w:panose1 w:val="020B0803020202020204"/>
    <w:charset w:val="00"/>
    <w:family w:val="auto"/>
    <w:pitch w:val="default"/>
    <w:sig w:usb0="8000002F" w:usb1="5000204A" w:usb2="00000000" w:usb3="00000000" w:csb0="0000009B" w:csb1="00000000"/>
  </w:font>
  <w:font w:name="Comic Sans MS">
    <w:panose1 w:val="030F0902030302020204"/>
    <w:charset w:val="00"/>
    <w:family w:val="auto"/>
    <w:pitch w:val="default"/>
    <w:sig w:usb0="00000287" w:usb1="00000000" w:usb2="00000000" w:usb3="00000000" w:csb0="2000009F" w:csb1="00000000"/>
  </w:font>
  <w:font w:name="Lao Sangam MN">
    <w:panose1 w:val="00000500000000000000"/>
    <w:charset w:val="00"/>
    <w:family w:val="auto"/>
    <w:pitch w:val="default"/>
    <w:sig w:usb0="02000001" w:usb1="00000000" w:usb2="00000000" w:usb3="00000000" w:csb0="00000001" w:csb1="00000000"/>
  </w:font>
  <w:font w:name="Noto Sans Cham">
    <w:panose1 w:val="020B0502040504020204"/>
    <w:charset w:val="00"/>
    <w:family w:val="auto"/>
    <w:pitch w:val="default"/>
    <w:sig w:usb0="80000003" w:usb1="00002000" w:usb2="00000000" w:usb3="00400000" w:csb0="00000001" w:csb1="00000000"/>
  </w:font>
  <w:font w:name="Noto Sans Old South Arabian">
    <w:panose1 w:val="020B0502040504020204"/>
    <w:charset w:val="00"/>
    <w:family w:val="auto"/>
    <w:pitch w:val="default"/>
    <w:sig w:usb0="00000003" w:usb1="02000000" w:usb2="00000000" w:usb3="00000000" w:csb0="00000001" w:csb1="00000000"/>
  </w:font>
  <w:font w:name="SignPainter">
    <w:panose1 w:val="02000006070000020004"/>
    <w:charset w:val="00"/>
    <w:family w:val="auto"/>
    <w:pitch w:val="default"/>
    <w:sig w:usb0="800000AF" w:usb1="0000004A" w:usb2="00000000" w:usb3="00000000" w:csb0="2000019F" w:csb1="00000000"/>
  </w:font>
  <w:font w:name="YuGothic">
    <w:panose1 w:val="020B0500000000000000"/>
    <w:charset w:val="80"/>
    <w:family w:val="auto"/>
    <w:pitch w:val="default"/>
    <w:sig w:usb0="000002D7" w:usb1="2AC73C11" w:usb2="00000012" w:usb3="00000000" w:csb0="2002009F" w:csb1="00000000"/>
  </w:font>
  <w:font w:name="Toppan Bunkyu Gothic">
    <w:panose1 w:val="020B0600000000000000"/>
    <w:charset w:val="80"/>
    <w:family w:val="auto"/>
    <w:pitch w:val="default"/>
    <w:sig w:usb0="000002D7" w:usb1="2AC71C11" w:usb2="00000012" w:usb3="00000000" w:csb0="2002009F" w:csb1="00000000"/>
  </w:font>
  <w:font w:name="PCMyungjo">
    <w:panose1 w:val="00000000000000000000"/>
    <w:charset w:val="00"/>
    <w:family w:val="auto"/>
    <w:pitch w:val="default"/>
    <w:sig w:usb0="900002E7" w:usb1="31D7FCFF" w:usb2="00000014" w:usb3="00000000" w:csb0="00000001" w:csb1="00000000"/>
  </w:font>
  <w:font w:name="Nadeem">
    <w:panose1 w:val="00000400000000000000"/>
    <w:charset w:val="00"/>
    <w:family w:val="auto"/>
    <w:pitch w:val="default"/>
    <w:sig w:usb0="80002003" w:usb1="80000000" w:usb2="00000008" w:usb3="00000000" w:csb0="00000000" w:csb1="20000000"/>
  </w:font>
  <w:font w:name="Gill Sans">
    <w:panose1 w:val="020B0502020104020203"/>
    <w:charset w:val="00"/>
    <w:family w:val="auto"/>
    <w:pitch w:val="default"/>
    <w:sig w:usb0="80000267" w:usb1="00000000" w:usb2="00000000" w:usb3="00000000" w:csb0="200001F7" w:csb1="CFFE0000"/>
  </w:font>
  <w:font w:name="Chalkboard">
    <w:panose1 w:val="03050602040202020205"/>
    <w:charset w:val="00"/>
    <w:family w:val="auto"/>
    <w:pitch w:val="default"/>
    <w:sig w:usb0="80000023" w:usb1="00000000" w:usb2="00000000" w:usb3="00000000" w:csb0="20000001" w:csb1="00000000"/>
  </w:font>
  <w:font w:name="翩翩体-繁">
    <w:panose1 w:val="03000300000000000000"/>
    <w:charset w:val="86"/>
    <w:family w:val="auto"/>
    <w:pitch w:val="default"/>
    <w:sig w:usb0="A00002FF" w:usb1="7ACF7CFB" w:usb2="00000016" w:usb3="00000000" w:csb0="00040001" w:csb1="00000000"/>
  </w:font>
  <w:font w:name="楷体-简">
    <w:panose1 w:val="02010600040101010101"/>
    <w:charset w:val="86"/>
    <w:family w:val="auto"/>
    <w:pitch w:val="default"/>
    <w:sig w:usb0="80000287" w:usb1="280F3C52" w:usb2="00000016" w:usb3="00000000" w:csb0="0004001F" w:csb1="00000000"/>
  </w:font>
  <w:font w:name="Arial Unicode MS">
    <w:panose1 w:val="020B0604020202020204"/>
    <w:charset w:val="86"/>
    <w:family w:val="auto"/>
    <w:pitch w:val="default"/>
    <w:sig w:usb0="FFFFFFFF" w:usb1="E9FFFFFF" w:usb2="0000003F" w:usb3="00000000" w:csb0="603F01FF" w:csb1="FFFF0000"/>
  </w:font>
  <w:font w:name="黑体-繁">
    <w:panose1 w:val="02000000000000000000"/>
    <w:charset w:val="86"/>
    <w:family w:val="auto"/>
    <w:pitch w:val="default"/>
    <w:sig w:usb0="8000002F" w:usb1="0800004A" w:usb2="00000000" w:usb3="00000000" w:csb0="203E0000" w:csb1="00000000"/>
  </w:font>
  <w:font w:name="儷黑 Pro">
    <w:panose1 w:val="020B0500000000000000"/>
    <w:charset w:val="88"/>
    <w:family w:val="auto"/>
    <w:pitch w:val="default"/>
    <w:sig w:usb0="80000001" w:usb1="28091800" w:usb2="00000016" w:usb3="00000000" w:csb0="00100000" w:csb1="00000000"/>
  </w:font>
  <w:font w:name="苹方-港">
    <w:panose1 w:val="020B0400000000000000"/>
    <w:charset w:val="88"/>
    <w:family w:val="auto"/>
    <w:pitch w:val="default"/>
    <w:sig w:usb0="A00002FF" w:usb1="7ACFFDFB" w:usb2="00000017" w:usb3="00000000" w:csb0="00100001" w:csb1="00000000"/>
  </w:font>
  <w:font w:name="雅痞-繁">
    <w:panose1 w:val="020F0603040207020204"/>
    <w:charset w:val="86"/>
    <w:family w:val="auto"/>
    <w:pitch w:val="default"/>
    <w:sig w:usb0="A00002FF" w:usb1="7ACFFCFB" w:usb2="0000001E" w:usb3="00000000" w:csb0="20140197" w:csb1="00000000"/>
  </w:font>
  <w:font w:name="魏碑-简">
    <w:panose1 w:val="03000800000000000000"/>
    <w:charset w:val="86"/>
    <w:family w:val="auto"/>
    <w:pitch w:val="default"/>
    <w:sig w:usb0="A00002FF" w:usb1="78CFFCFB" w:usb2="00080016" w:usb3="00000000" w:csb0="20060187" w:csb1="00000000"/>
  </w:font>
  <w:font w:name="魏碑-繁">
    <w:panose1 w:val="03000800000000000000"/>
    <w:charset w:val="88"/>
    <w:family w:val="auto"/>
    <w:pitch w:val="default"/>
    <w:sig w:usb0="A00002FF" w:usb1="78CFFDFB" w:usb2="00000016" w:usb3="00000000" w:csb0="20120187" w:csb1="00000000"/>
  </w:font>
  <w:font w:name="儷宋 Pro">
    <w:panose1 w:val="02020300000000000000"/>
    <w:charset w:val="88"/>
    <w:family w:val="auto"/>
    <w:pitch w:val="default"/>
    <w:sig w:usb0="80000001" w:usb1="28091800" w:usb2="00000016" w:usb3="00000000" w:csb0="00100000" w:csb1="00000000"/>
  </w:font>
  <w:font w:name="手札体-简">
    <w:panose1 w:val="03000500000000000000"/>
    <w:charset w:val="86"/>
    <w:family w:val="auto"/>
    <w:pitch w:val="default"/>
    <w:sig w:usb0="A00002FF" w:usb1="7ACF7CFB" w:usb2="00000016" w:usb3="00000000" w:csb0="00040001" w:csb1="00000000"/>
  </w:font>
  <w:font w:name="Andale Mono">
    <w:panose1 w:val="020B0509000000000004"/>
    <w:charset w:val="00"/>
    <w:family w:val="auto"/>
    <w:pitch w:val="default"/>
    <w:sig w:usb0="00000287" w:usb1="00000000" w:usb2="00000000" w:usb3="00000000" w:csb0="6000009F" w:csb1="DFD70000"/>
  </w:font>
  <w:font w:name="凌慧体-繁">
    <w:panose1 w:val="03050602040302020204"/>
    <w:charset w:val="86"/>
    <w:family w:val="auto"/>
    <w:pitch w:val="default"/>
    <w:sig w:usb0="A00002FF" w:usb1="7ACFFCFB" w:usb2="0000001E" w:usb3="00000000" w:csb0="20140183" w:csb1="00000000"/>
  </w:font>
  <w:font w:name="华文仿宋">
    <w:panose1 w:val="02010600040101010101"/>
    <w:charset w:val="86"/>
    <w:family w:val="auto"/>
    <w:pitch w:val="default"/>
    <w:sig w:usb0="00000287" w:usb1="080F0000" w:usb2="00000000" w:usb3="00000000" w:csb0="0004009F" w:csb1="DFD70000"/>
  </w:font>
  <w:font w:name="凌慧体-简">
    <w:panose1 w:val="03050602040302020204"/>
    <w:charset w:val="86"/>
    <w:family w:val="auto"/>
    <w:pitch w:val="default"/>
    <w:sig w:usb0="A00002FF" w:usb1="7ACF7CFB" w:usb2="0000001E" w:usb3="00000000" w:csb0="00040001" w:csb1="00000000"/>
  </w:font>
  <w:font w:name="苹方-繁">
    <w:panose1 w:val="020B0400000000000000"/>
    <w:charset w:val="88"/>
    <w:family w:val="auto"/>
    <w:pitch w:val="default"/>
    <w:sig w:usb0="A00002FF" w:usb1="7ACFFDFB" w:usb2="00000017" w:usb3="00000000" w:csb0="00100001" w:csb1="00000000"/>
  </w:font>
  <w:font w:name="Arial Hebrew Scholar">
    <w:panose1 w:val="00000000000000000000"/>
    <w:charset w:val="00"/>
    <w:family w:val="auto"/>
    <w:pitch w:val="default"/>
    <w:sig w:usb0="80000843" w:usb1="40000002" w:usb2="00000000" w:usb3="00000000" w:csb0="00000001" w:csb1="00000000"/>
  </w:font>
  <w:font w:name="YuMincho">
    <w:panose1 w:val="02020500000000000000"/>
    <w:charset w:val="80"/>
    <w:family w:val="auto"/>
    <w:pitch w:val="default"/>
    <w:sig w:usb0="000002D7" w:usb1="2AC73C11" w:usb2="00000012" w:usb3="00000000" w:csb0="2002009F" w:csb1="00000000"/>
  </w:font>
  <w:font w:name="Devanagari MT">
    <w:panose1 w:val="02000500020000000000"/>
    <w:charset w:val="00"/>
    <w:family w:val="auto"/>
    <w:pitch w:val="default"/>
    <w:sig w:usb0="80008003" w:usb1="1000C0C0" w:usb2="00000000" w:usb3="00000000" w:csb0="00000001" w:csb1="00000000"/>
  </w:font>
  <w:font w:name="华文宋体">
    <w:panose1 w:val="02010600040101010101"/>
    <w:charset w:val="86"/>
    <w:family w:val="auto"/>
    <w:pitch w:val="default"/>
    <w:sig w:usb0="80000287" w:usb1="280F3C52" w:usb2="00000016" w:usb3="00000000" w:csb0="0004001F" w:csb1="00000000"/>
  </w:font>
  <w:font w:name="兰亭黑-繁">
    <w:panose1 w:val="03000509000000000000"/>
    <w:charset w:val="88"/>
    <w:family w:val="auto"/>
    <w:pitch w:val="default"/>
    <w:sig w:usb0="00000001" w:usb1="080E0000" w:usb2="00000000" w:usb3="00000000" w:csb0="00100000" w:csb1="00000000"/>
  </w:font>
  <w:font w:name="报隶-繁">
    <w:panose1 w:val="02010600040101010101"/>
    <w:charset w:val="86"/>
    <w:family w:val="auto"/>
    <w:pitch w:val="default"/>
    <w:sig w:usb0="80000287" w:usb1="280F3C52" w:usb2="00000016" w:usb3="00000000" w:csb0="0004001F" w:csb1="00000000"/>
  </w:font>
  <w:font w:name="行楷-繁">
    <w:panose1 w:val="02010800040101010101"/>
    <w:charset w:val="86"/>
    <w:family w:val="auto"/>
    <w:pitch w:val="default"/>
    <w:sig w:usb0="00000001" w:usb1="080F0000" w:usb2="00000000" w:usb3="00000000" w:csb0="00040000" w:csb1="00000000"/>
  </w:font>
  <w:font w:name="隶变-简">
    <w:panose1 w:val="02010600040101010101"/>
    <w:charset w:val="86"/>
    <w:family w:val="auto"/>
    <w:pitch w:val="default"/>
    <w:sig w:usb0="80000287" w:usb1="280F3C52" w:usb2="00000016" w:usb3="00000000" w:csb0="0004001F" w:csb1="00000000"/>
  </w:font>
  <w:font w:name="Bangla Sangam MN">
    <w:panose1 w:val="02000000000000000000"/>
    <w:charset w:val="00"/>
    <w:family w:val="auto"/>
    <w:pitch w:val="default"/>
    <w:sig w:usb0="80800003" w:usb1="00000000" w:usb2="00000000" w:usb3="00000000" w:csb0="00000001" w:csb1="00000000"/>
  </w:font>
  <w:font w:name="Baloo">
    <w:panose1 w:val="03080902040302020200"/>
    <w:charset w:val="00"/>
    <w:family w:val="auto"/>
    <w:pitch w:val="default"/>
    <w:sig w:usb0="A000807F" w:usb1="4000207B" w:usb2="00000000" w:usb3="00000000" w:csb0="20000193" w:csb1="00000000"/>
  </w:font>
  <w:font w:name="Al Bayan">
    <w:panose1 w:val="00000000000000000000"/>
    <w:charset w:val="00"/>
    <w:family w:val="auto"/>
    <w:pitch w:val="default"/>
    <w:sig w:usb0="00002000" w:usb1="00000000" w:usb2="00000008" w:usb3="00000000" w:csb0="00000040" w:csb1="20000000"/>
  </w:font>
  <w:font w:name="圆体-简">
    <w:panose1 w:val="02010600040101010101"/>
    <w:charset w:val="86"/>
    <w:family w:val="auto"/>
    <w:pitch w:val="default"/>
    <w:sig w:usb0="80000287" w:usb1="280F3C52" w:usb2="00000016" w:usb3="00000000" w:csb0="0004001F" w:csb1="00000000"/>
  </w:font>
  <w:font w:name="DengXian">
    <w:altName w:val="汉仪中等线KW"/>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宋">
    <w:altName w:val="苹方-简"/>
    <w:panose1 w:val="00000000000000000000"/>
    <w:charset w:val="00"/>
    <w:family w:val="auto"/>
    <w:pitch w:val="default"/>
    <w:sig w:usb0="00000000" w:usb1="00000000" w:usb2="00000000" w:usb3="00000000" w:csb0="00000000" w:csb1="00000000"/>
  </w:font>
  <w:font w:name="h">
    <w:altName w:val="苹方-简"/>
    <w:panose1 w:val="00000000000000000000"/>
    <w:charset w:val="00"/>
    <w:family w:val="auto"/>
    <w:pitch w:val="default"/>
    <w:sig w:usb0="00000000" w:usb1="00000000" w:usb2="00000000" w:usb3="00000000" w:csb0="00000000" w:csb1="00000000"/>
  </w:font>
  <w:font w:name="headLineA">
    <w:altName w:val="苹方-简"/>
    <w:panose1 w:val="00000000000000000000"/>
    <w:charset w:val="00"/>
    <w:family w:val="auto"/>
    <w:pitch w:val="default"/>
    <w:sig w:usb0="00000000" w:usb1="00000000" w:usb2="00000000" w:usb3="00000000" w:csb0="00000000" w:csb1="00000000"/>
  </w:font>
  <w:font w:name="He">
    <w:altName w:val="苹方-简"/>
    <w:panose1 w:val="00000000000000000000"/>
    <w:charset w:val="00"/>
    <w:family w:val="auto"/>
    <w:pitch w:val="default"/>
    <w:sig w:usb0="00000000" w:usb1="00000000" w:usb2="00000000" w:usb3="00000000" w:csb0="00000000" w:csb1="00000000"/>
  </w:font>
  <w:font w:name="Hei">
    <w:altName w:val="苹方-简"/>
    <w:panose1 w:val="00000000000000000000"/>
    <w:charset w:val="00"/>
    <w:family w:val="auto"/>
    <w:pitch w:val="default"/>
    <w:sig w:usb0="00000000" w:usb1="00000000" w:usb2="00000000" w:usb3="00000000" w:csb0="00000000" w:csb1="00000000"/>
  </w:font>
  <w:font w:name="+中文正文h">
    <w:altName w:val="苹方-简"/>
    <w:panose1 w:val="00000000000000000000"/>
    <w:charset w:val="00"/>
    <w:family w:val="auto"/>
    <w:pitch w:val="default"/>
    <w:sig w:usb0="00000000" w:usb1="00000000" w:usb2="00000000" w:usb3="00000000" w:csb0="00000000" w:csb1="00000000"/>
  </w:font>
  <w:font w:name="+中文正">
    <w:altName w:val="苹方-简"/>
    <w:panose1 w:val="00000000000000000000"/>
    <w:charset w:val="00"/>
    <w:family w:val="auto"/>
    <w:pitch w:val="default"/>
    <w:sig w:usb0="00000000" w:usb1="00000000" w:usb2="00000000" w:usb3="00000000" w:csb0="00000000" w:csb1="00000000"/>
  </w:font>
  <w:font w:name="黑">
    <w:altName w:val="苹方-简"/>
    <w:panose1 w:val="00000000000000000000"/>
    <w:charset w:val="00"/>
    <w:family w:val="auto"/>
    <w:pitch w:val="default"/>
    <w:sig w:usb0="00000000" w:usb1="00000000" w:usb2="00000000" w:usb3="00000000" w:csb0="00000000" w:csb1="00000000"/>
  </w:font>
  <w:font w:name="Apple Chancery">
    <w:panose1 w:val="03020702040506060504"/>
    <w:charset w:val="00"/>
    <w:family w:val="auto"/>
    <w:pitch w:val="default"/>
    <w:sig w:usb0="80000067" w:usb1="00000003" w:usb2="00000000" w:usb3="00000000" w:csb0="200001F3" w:csb1="CDFC0000"/>
  </w:font>
  <w:font w:name="娃娃体-繁">
    <w:panose1 w:val="040B0500000000000000"/>
    <w:charset w:val="88"/>
    <w:family w:val="auto"/>
    <w:pitch w:val="default"/>
    <w:sig w:usb0="A00000FF" w:usb1="5889787B" w:usb2="00000016" w:usb3="00000000" w:csb0="00100003" w:csb1="00000000"/>
  </w:font>
  <w:font w:name="Symbol">
    <w:panose1 w:val="05050102010706020507"/>
    <w:charset w:val="00"/>
    <w:family w:val="auto"/>
    <w:pitch w:val="default"/>
    <w:sig w:usb0="00000000" w:usb1="00000000" w:usb2="00000000" w:usb3="00000000" w:csb0="80000000" w:csb1="00000000"/>
  </w:font>
  <w:font w:name="Roboto">
    <w:altName w:val="苹方-简"/>
    <w:panose1 w:val="00000000000000000000"/>
    <w:charset w:val="00"/>
    <w:family w:val="auto"/>
    <w:pitch w:val="default"/>
    <w:sig w:usb0="00000000" w:usb1="00000000" w:usb2="00000000" w:usb3="00000000" w:csb0="00000000" w:csb1="00000000"/>
  </w:font>
  <w:font w:name="Droid Sans Mono">
    <w:altName w:val="苹方-简"/>
    <w:panose1 w:val="00000000000000000000"/>
    <w:charset w:val="00"/>
    <w:family w:val="auto"/>
    <w:pitch w:val="default"/>
    <w:sig w:usb0="000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sans-serif">
    <w:altName w:val="苹方-简"/>
    <w:panose1 w:val="00000000000000000000"/>
    <w:charset w:val="00"/>
    <w:family w:val="auto"/>
    <w:pitch w:val="default"/>
    <w:sig w:usb0="00000000" w:usb1="00000000" w:usb2="00000000" w:usb3="00000000" w:csb0="00000000" w:csb1="00000000"/>
  </w:font>
  <w:font w:name="hiragino Maru Gothic ProN">
    <w:altName w:val="苹方-简"/>
    <w:panose1 w:val="00000000000000000000"/>
    <w:charset w:val="00"/>
    <w:family w:val="auto"/>
    <w:pitch w:val="default"/>
    <w:sig w:usb0="00000000" w:usb1="00000000" w:usb2="00000000" w:usb3="00000000" w:csb0="00000000" w:csb1="00000000"/>
  </w:font>
  <w:font w:name="Heit">
    <w:altName w:val="苹方-简"/>
    <w:panose1 w:val="00000000000000000000"/>
    <w:charset w:val="00"/>
    <w:family w:val="auto"/>
    <w:pitch w:val="default"/>
    <w:sig w:usb0="00000000" w:usb1="00000000" w:usb2="00000000" w:usb3="00000000" w:csb0="00000000" w:csb1="00000000"/>
  </w:font>
  <w:font w:name="Heiti">
    <w:altName w:val="苹方-简"/>
    <w:panose1 w:val="00000000000000000000"/>
    <w:charset w:val="00"/>
    <w:family w:val="auto"/>
    <w:pitch w:val="default"/>
    <w:sig w:usb0="00000000" w:usb1="00000000" w:usb2="00000000" w:usb3="00000000" w:csb0="00000000" w:csb1="00000000"/>
  </w:font>
  <w:font w:name="-apple-system">
    <w:altName w:val="苹方-简"/>
    <w:panose1 w:val="00000000000000000000"/>
    <w:charset w:val="00"/>
    <w:family w:val="auto"/>
    <w:pitch w:val="default"/>
    <w:sig w:usb0="00000000" w:usb1="00000000" w:usb2="00000000" w:usb3="00000000" w:csb0="00000000" w:csb1="00000000"/>
  </w:font>
  <w:font w:name="menlo">
    <w:altName w:val="苹方-简"/>
    <w:panose1 w:val="00000000000000000000"/>
    <w:charset w:val="00"/>
    <w:family w:val="auto"/>
    <w:pitch w:val="default"/>
    <w:sig w:usb0="00000000" w:usb1="00000000" w:usb2="00000000" w:usb3="00000000" w:csb0="00000000" w:csb1="00000000"/>
  </w:font>
  <w:font w:name="wired-mono">
    <w:altName w:val="苹方-简"/>
    <w:panose1 w:val="00000000000000000000"/>
    <w:charset w:val="00"/>
    <w:family w:val="auto"/>
    <w:pitch w:val="default"/>
    <w:sig w:usb0="00000000" w:usb1="00000000" w:usb2="0000000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framePr w:wrap="around" w:vAnchor="text" w:hAnchor="margin" w:xAlign="center" w:y="1"/>
      <w:rPr>
        <w:rStyle w:val="41"/>
      </w:rPr>
    </w:pPr>
    <w:r>
      <w:rPr>
        <w:rStyle w:val="41"/>
        <w:rFonts w:hint="eastAsia"/>
      </w:rPr>
      <w:t>第</w:t>
    </w:r>
    <w:r>
      <w:rPr>
        <w:rStyle w:val="41"/>
      </w:rPr>
      <w:fldChar w:fldCharType="begin"/>
    </w:r>
    <w:r>
      <w:rPr>
        <w:rStyle w:val="41"/>
      </w:rPr>
      <w:instrText xml:space="preserve">PAGE  </w:instrText>
    </w:r>
    <w:r>
      <w:rPr>
        <w:rStyle w:val="41"/>
      </w:rPr>
      <w:fldChar w:fldCharType="separate"/>
    </w:r>
    <w:r>
      <w:rPr>
        <w:rStyle w:val="41"/>
      </w:rPr>
      <w:t>i</w:t>
    </w:r>
    <w:r>
      <w:rPr>
        <w:rStyle w:val="41"/>
      </w:rPr>
      <w:fldChar w:fldCharType="end"/>
    </w:r>
    <w:r>
      <w:rPr>
        <w:rStyle w:val="41"/>
        <w:rFonts w:hint="eastAsia"/>
      </w:rPr>
      <w:t>页</w:t>
    </w:r>
  </w:p>
  <w:p>
    <w:pPr>
      <w:pStyle w:val="2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framePr w:wrap="around" w:vAnchor="text" w:hAnchor="margin" w:xAlign="center" w:y="1"/>
      <w:rPr>
        <w:rStyle w:val="41"/>
      </w:rPr>
    </w:pPr>
    <w:r>
      <w:rPr>
        <w:rStyle w:val="41"/>
      </w:rPr>
      <w:fldChar w:fldCharType="begin"/>
    </w:r>
    <w:r>
      <w:rPr>
        <w:rStyle w:val="41"/>
      </w:rPr>
      <w:instrText xml:space="preserve">PAGE  </w:instrText>
    </w:r>
    <w:r>
      <w:rPr>
        <w:rStyle w:val="41"/>
      </w:rPr>
      <w:fldChar w:fldCharType="end"/>
    </w:r>
  </w:p>
  <w:p>
    <w:pPr>
      <w:pStyle w:val="2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jc w:val="both"/>
      <w:rPr>
        <w:rFonts w:ascii="宋体" w:hAnsi="宋体" w:eastAsia="宋体"/>
        <w:sz w:val="21"/>
        <w:szCs w:val="21"/>
      </w:rPr>
    </w:pPr>
    <w:r>
      <w:rPr>
        <w:rFonts w:hint="eastAsia"/>
      </w:rPr>
      <w:tab/>
    </w:r>
    <w:r>
      <w:rPr>
        <w:rFonts w:hint="default" w:ascii="宋体" w:hAnsi="宋体" w:eastAsia="宋体"/>
        <w:sz w:val="21"/>
        <w:szCs w:val="21"/>
      </w:rPr>
      <w:t>基于微服务博客系统后端设计与实现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BD4D18"/>
    <w:multiLevelType w:val="multilevel"/>
    <w:tmpl w:val="35BD4D18"/>
    <w:lvl w:ilvl="0" w:tentative="0">
      <w:start w:val="1"/>
      <w:numFmt w:val="none"/>
      <w:pStyle w:val="3"/>
      <w:lvlText w:val="4.2"/>
      <w:lvlJc w:val="left"/>
      <w:pPr>
        <w:ind w:left="480" w:hanging="48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
    <w:nsid w:val="5E9ABA8D"/>
    <w:multiLevelType w:val="multilevel"/>
    <w:tmpl w:val="5E9ABA8D"/>
    <w:lvl w:ilvl="0" w:tentative="0">
      <w:start w:val="1"/>
      <w:numFmt w:val="japaneseCounting"/>
      <w:lvlText w:val="第%1章，"/>
      <w:lvlJc w:val="left"/>
      <w:pPr>
        <w:ind w:left="1505" w:hanging="1080"/>
      </w:pPr>
      <w:rPr>
        <w:rFonts w:hint="eastAsia"/>
        <w:lang w:val="en-US"/>
      </w:rPr>
    </w:lvl>
    <w:lvl w:ilvl="1" w:tentative="0">
      <w:start w:val="1"/>
      <w:numFmt w:val="lowerLetter"/>
      <w:lvlText w:val="%2)"/>
      <w:lvlJc w:val="left"/>
      <w:pPr>
        <w:ind w:left="1385" w:hanging="480"/>
      </w:pPr>
      <w:rPr>
        <w:rFonts w:hint="eastAsia"/>
      </w:rPr>
    </w:lvl>
    <w:lvl w:ilvl="2" w:tentative="0">
      <w:start w:val="1"/>
      <w:numFmt w:val="lowerRoman"/>
      <w:lvlText w:val="%3."/>
      <w:lvlJc w:val="right"/>
      <w:pPr>
        <w:ind w:left="1865" w:hanging="480"/>
      </w:pPr>
      <w:rPr>
        <w:rFonts w:hint="eastAsia"/>
      </w:rPr>
    </w:lvl>
    <w:lvl w:ilvl="3" w:tentative="0">
      <w:start w:val="1"/>
      <w:numFmt w:val="decimal"/>
      <w:lvlText w:val="%4."/>
      <w:lvlJc w:val="left"/>
      <w:pPr>
        <w:ind w:left="2345" w:hanging="480"/>
      </w:pPr>
      <w:rPr>
        <w:rFonts w:hint="eastAsia"/>
      </w:rPr>
    </w:lvl>
    <w:lvl w:ilvl="4" w:tentative="0">
      <w:start w:val="1"/>
      <w:numFmt w:val="lowerLetter"/>
      <w:lvlText w:val="%5)"/>
      <w:lvlJc w:val="left"/>
      <w:pPr>
        <w:ind w:left="2825" w:hanging="480"/>
      </w:pPr>
      <w:rPr>
        <w:rFonts w:hint="eastAsia"/>
      </w:rPr>
    </w:lvl>
    <w:lvl w:ilvl="5" w:tentative="0">
      <w:start w:val="1"/>
      <w:numFmt w:val="lowerRoman"/>
      <w:lvlText w:val="%6."/>
      <w:lvlJc w:val="right"/>
      <w:pPr>
        <w:ind w:left="3305" w:hanging="480"/>
      </w:pPr>
      <w:rPr>
        <w:rFonts w:hint="eastAsia"/>
      </w:rPr>
    </w:lvl>
    <w:lvl w:ilvl="6" w:tentative="0">
      <w:start w:val="1"/>
      <w:numFmt w:val="decimal"/>
      <w:lvlText w:val="%7."/>
      <w:lvlJc w:val="left"/>
      <w:pPr>
        <w:ind w:left="3785" w:hanging="480"/>
      </w:pPr>
      <w:rPr>
        <w:rFonts w:hint="eastAsia"/>
      </w:rPr>
    </w:lvl>
    <w:lvl w:ilvl="7" w:tentative="0">
      <w:start w:val="1"/>
      <w:numFmt w:val="lowerLetter"/>
      <w:lvlText w:val="%8)"/>
      <w:lvlJc w:val="left"/>
      <w:pPr>
        <w:ind w:left="4265" w:hanging="480"/>
      </w:pPr>
      <w:rPr>
        <w:rFonts w:hint="eastAsia"/>
      </w:rPr>
    </w:lvl>
    <w:lvl w:ilvl="8" w:tentative="0">
      <w:start w:val="1"/>
      <w:numFmt w:val="lowerRoman"/>
      <w:lvlText w:val="%9."/>
      <w:lvlJc w:val="right"/>
      <w:pPr>
        <w:ind w:left="4745" w:hanging="480"/>
      </w:pPr>
      <w:rPr>
        <w:rFonts w:hint="eastAsia"/>
      </w:rPr>
    </w:lvl>
  </w:abstractNum>
  <w:abstractNum w:abstractNumId="2">
    <w:nsid w:val="5E9ABC73"/>
    <w:multiLevelType w:val="singleLevel"/>
    <w:tmpl w:val="5E9ABC73"/>
    <w:lvl w:ilvl="0" w:tentative="0">
      <w:start w:val="2"/>
      <w:numFmt w:val="decimal"/>
      <w:suff w:val="nothing"/>
      <w:lvlText w:val="%1."/>
      <w:lvlJc w:val="left"/>
    </w:lvl>
  </w:abstractNum>
  <w:abstractNum w:abstractNumId="3">
    <w:nsid w:val="5E9BEE20"/>
    <w:multiLevelType w:val="singleLevel"/>
    <w:tmpl w:val="5E9BEE20"/>
    <w:lvl w:ilvl="0" w:tentative="0">
      <w:start w:val="1"/>
      <w:numFmt w:val="bullet"/>
      <w:lvlText w:val=""/>
      <w:lvlJc w:val="left"/>
      <w:pPr>
        <w:ind w:left="420" w:leftChars="0" w:hanging="420" w:firstLineChars="0"/>
      </w:pPr>
      <w:rPr>
        <w:rFonts w:hint="default" w:ascii="Wingdings" w:hAnsi="Wingdings"/>
      </w:rPr>
    </w:lvl>
  </w:abstractNum>
  <w:abstractNum w:abstractNumId="4">
    <w:nsid w:val="5E9D1D6C"/>
    <w:multiLevelType w:val="singleLevel"/>
    <w:tmpl w:val="5E9D1D6C"/>
    <w:lvl w:ilvl="0" w:tentative="0">
      <w:start w:val="1"/>
      <w:numFmt w:val="decimal"/>
      <w:lvlText w:val="%1)"/>
      <w:lvlJc w:val="left"/>
      <w:pPr>
        <w:ind w:left="425" w:leftChars="0" w:hanging="425" w:firstLineChars="0"/>
      </w:pPr>
      <w:rPr>
        <w:rFonts w:hint="default"/>
      </w:rPr>
    </w:lvl>
  </w:abstractNum>
  <w:abstractNum w:abstractNumId="5">
    <w:nsid w:val="5E9D4C2E"/>
    <w:multiLevelType w:val="singleLevel"/>
    <w:tmpl w:val="5E9D4C2E"/>
    <w:lvl w:ilvl="0" w:tentative="0">
      <w:start w:val="1"/>
      <w:numFmt w:val="decimal"/>
      <w:lvlText w:val="%1)"/>
      <w:lvlJc w:val="left"/>
      <w:pPr>
        <w:ind w:left="425" w:leftChars="0" w:hanging="425" w:firstLineChars="0"/>
      </w:pPr>
      <w:rPr>
        <w:rFonts w:hint="default"/>
      </w:rPr>
    </w:lvl>
  </w:abstractNum>
  <w:abstractNum w:abstractNumId="6">
    <w:nsid w:val="5E9D53E7"/>
    <w:multiLevelType w:val="singleLevel"/>
    <w:tmpl w:val="5E9D53E7"/>
    <w:lvl w:ilvl="0" w:tentative="0">
      <w:start w:val="1"/>
      <w:numFmt w:val="bullet"/>
      <w:lvlText w:val=""/>
      <w:lvlJc w:val="left"/>
      <w:pPr>
        <w:ind w:left="420" w:leftChars="0" w:hanging="420" w:firstLineChars="0"/>
      </w:pPr>
      <w:rPr>
        <w:rFonts w:hint="default" w:ascii="Wingdings" w:hAnsi="Wingdings"/>
      </w:rPr>
    </w:lvl>
  </w:abstractNum>
  <w:abstractNum w:abstractNumId="7">
    <w:nsid w:val="5E9E605C"/>
    <w:multiLevelType w:val="singleLevel"/>
    <w:tmpl w:val="5E9E605C"/>
    <w:lvl w:ilvl="0" w:tentative="0">
      <w:start w:val="1"/>
      <w:numFmt w:val="decimal"/>
      <w:lvlText w:val="%1)"/>
      <w:lvlJc w:val="left"/>
      <w:pPr>
        <w:ind w:left="425" w:leftChars="0" w:hanging="425" w:firstLineChars="0"/>
      </w:pPr>
      <w:rPr>
        <w:rFonts w:hint="default"/>
      </w:rPr>
    </w:lvl>
  </w:abstractNum>
  <w:abstractNum w:abstractNumId="8">
    <w:nsid w:val="5E9E9FC1"/>
    <w:multiLevelType w:val="singleLevel"/>
    <w:tmpl w:val="5E9E9FC1"/>
    <w:lvl w:ilvl="0" w:tentative="0">
      <w:start w:val="1"/>
      <w:numFmt w:val="bullet"/>
      <w:lvlText w:val=""/>
      <w:lvlJc w:val="left"/>
      <w:pPr>
        <w:ind w:left="420" w:leftChars="0" w:hanging="420" w:firstLineChars="0"/>
      </w:pPr>
      <w:rPr>
        <w:rFonts w:hint="default" w:ascii="Wingdings" w:hAnsi="Wingdings"/>
      </w:rPr>
    </w:lvl>
  </w:abstractNum>
  <w:abstractNum w:abstractNumId="9">
    <w:nsid w:val="5E9FF819"/>
    <w:multiLevelType w:val="singleLevel"/>
    <w:tmpl w:val="5E9FF819"/>
    <w:lvl w:ilvl="0" w:tentative="0">
      <w:start w:val="5"/>
      <w:numFmt w:val="decimal"/>
      <w:suff w:val="nothing"/>
      <w:lvlText w:val="%1."/>
      <w:lvlJc w:val="left"/>
    </w:lvl>
  </w:abstractNum>
  <w:abstractNum w:abstractNumId="10">
    <w:nsid w:val="5EA13ED0"/>
    <w:multiLevelType w:val="singleLevel"/>
    <w:tmpl w:val="5EA13ED0"/>
    <w:lvl w:ilvl="0" w:tentative="0">
      <w:start w:val="1"/>
      <w:numFmt w:val="chineseCounting"/>
      <w:suff w:val="nothing"/>
      <w:lvlText w:val="（%1）"/>
      <w:lvlJc w:val="left"/>
      <w:pPr>
        <w:ind w:left="0" w:leftChars="0" w:firstLine="420" w:firstLineChars="0"/>
      </w:pPr>
      <w:rPr>
        <w:rFonts w:hint="eastAsia"/>
      </w:rPr>
    </w:lvl>
  </w:abstractNum>
  <w:abstractNum w:abstractNumId="11">
    <w:nsid w:val="5EA14D8F"/>
    <w:multiLevelType w:val="singleLevel"/>
    <w:tmpl w:val="5EA14D8F"/>
    <w:lvl w:ilvl="0" w:tentative="0">
      <w:start w:val="1"/>
      <w:numFmt w:val="chineseCounting"/>
      <w:suff w:val="nothing"/>
      <w:lvlText w:val="（%1）"/>
      <w:lvlJc w:val="left"/>
      <w:pPr>
        <w:ind w:left="0" w:leftChars="0" w:firstLine="420" w:firstLineChars="0"/>
      </w:pPr>
      <w:rPr>
        <w:rFonts w:hint="eastAsia"/>
      </w:rPr>
    </w:lvl>
  </w:abstractNum>
  <w:abstractNum w:abstractNumId="12">
    <w:nsid w:val="5EA63F84"/>
    <w:multiLevelType w:val="multilevel"/>
    <w:tmpl w:val="5EA63F84"/>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5EB0E6DF"/>
    <w:multiLevelType w:val="singleLevel"/>
    <w:tmpl w:val="5EB0E6DF"/>
    <w:lvl w:ilvl="0" w:tentative="0">
      <w:start w:val="1"/>
      <w:numFmt w:val="bullet"/>
      <w:lvlText w:val=""/>
      <w:lvlJc w:val="left"/>
      <w:pPr>
        <w:ind w:left="420" w:leftChars="0" w:hanging="420" w:firstLineChars="0"/>
      </w:pPr>
      <w:rPr>
        <w:rFonts w:hint="default" w:ascii="Wingdings" w:hAnsi="Wingdings"/>
      </w:rPr>
    </w:lvl>
  </w:abstractNum>
  <w:abstractNum w:abstractNumId="14">
    <w:nsid w:val="5EB10219"/>
    <w:multiLevelType w:val="singleLevel"/>
    <w:tmpl w:val="5EB10219"/>
    <w:lvl w:ilvl="0" w:tentative="0">
      <w:start w:val="1"/>
      <w:numFmt w:val="bullet"/>
      <w:lvlText w:val=""/>
      <w:lvlJc w:val="left"/>
      <w:pPr>
        <w:ind w:left="420" w:leftChars="0" w:hanging="420" w:firstLineChars="0"/>
      </w:pPr>
      <w:rPr>
        <w:rFonts w:hint="default" w:ascii="Wingdings" w:hAnsi="Wingdings"/>
      </w:rPr>
    </w:lvl>
  </w:abstractNum>
  <w:num w:numId="1">
    <w:abstractNumId w:val="0"/>
  </w:num>
  <w:num w:numId="2">
    <w:abstractNumId w:val="1"/>
  </w:num>
  <w:num w:numId="3">
    <w:abstractNumId w:val="2"/>
  </w:num>
  <w:num w:numId="4">
    <w:abstractNumId w:val="14"/>
  </w:num>
  <w:num w:numId="5">
    <w:abstractNumId w:val="13"/>
  </w:num>
  <w:num w:numId="6">
    <w:abstractNumId w:val="3"/>
  </w:num>
  <w:num w:numId="7">
    <w:abstractNumId w:val="4"/>
  </w:num>
  <w:num w:numId="8">
    <w:abstractNumId w:val="5"/>
  </w:num>
  <w:num w:numId="9">
    <w:abstractNumId w:val="6"/>
  </w:num>
  <w:num w:numId="10">
    <w:abstractNumId w:val="7"/>
  </w:num>
  <w:num w:numId="11">
    <w:abstractNumId w:val="8"/>
  </w:num>
  <w:num w:numId="12">
    <w:abstractNumId w:val="9"/>
  </w:num>
  <w:num w:numId="13">
    <w:abstractNumId w:val="11"/>
  </w:num>
  <w:num w:numId="14">
    <w:abstractNumId w:val="10"/>
  </w:num>
  <w:num w:numId="15">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
    <w15:presenceInfo w15:providerId="WPS Office" w15:userId="26924043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bordersDoNotSurroundHeader w:val="0"/>
  <w:bordersDoNotSurroundFooter w:val="0"/>
  <w:documentProtection w:enforcement="0"/>
  <w:defaultTabStop w:val="420"/>
  <w:drawingGridHorizontalSpacing w:val="120"/>
  <w:drawingGridVerticalSpacing w:val="423"/>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137"/>
    <w:rsid w:val="00001391"/>
    <w:rsid w:val="00002BE1"/>
    <w:rsid w:val="00004435"/>
    <w:rsid w:val="00005524"/>
    <w:rsid w:val="00006291"/>
    <w:rsid w:val="00006356"/>
    <w:rsid w:val="00006CBE"/>
    <w:rsid w:val="00007DC7"/>
    <w:rsid w:val="00010595"/>
    <w:rsid w:val="00010AA2"/>
    <w:rsid w:val="00011A0C"/>
    <w:rsid w:val="000120E5"/>
    <w:rsid w:val="0001265F"/>
    <w:rsid w:val="00013959"/>
    <w:rsid w:val="00016AA8"/>
    <w:rsid w:val="00016B2D"/>
    <w:rsid w:val="00020908"/>
    <w:rsid w:val="00020A44"/>
    <w:rsid w:val="000210C4"/>
    <w:rsid w:val="00021F84"/>
    <w:rsid w:val="00023817"/>
    <w:rsid w:val="000251C1"/>
    <w:rsid w:val="00025D92"/>
    <w:rsid w:val="0003222E"/>
    <w:rsid w:val="00032B7F"/>
    <w:rsid w:val="00035113"/>
    <w:rsid w:val="0003516F"/>
    <w:rsid w:val="000362B2"/>
    <w:rsid w:val="0003722A"/>
    <w:rsid w:val="00037523"/>
    <w:rsid w:val="00040CDE"/>
    <w:rsid w:val="000429B1"/>
    <w:rsid w:val="000462A6"/>
    <w:rsid w:val="00046B65"/>
    <w:rsid w:val="00052BCF"/>
    <w:rsid w:val="00052BEC"/>
    <w:rsid w:val="00055263"/>
    <w:rsid w:val="00055D08"/>
    <w:rsid w:val="00057A82"/>
    <w:rsid w:val="00060CE5"/>
    <w:rsid w:val="000638D6"/>
    <w:rsid w:val="00064F40"/>
    <w:rsid w:val="00067382"/>
    <w:rsid w:val="000716AB"/>
    <w:rsid w:val="00073C0E"/>
    <w:rsid w:val="00073E08"/>
    <w:rsid w:val="00074E4C"/>
    <w:rsid w:val="00074F7C"/>
    <w:rsid w:val="000754D1"/>
    <w:rsid w:val="0007758D"/>
    <w:rsid w:val="000776C9"/>
    <w:rsid w:val="000807FE"/>
    <w:rsid w:val="00080C6C"/>
    <w:rsid w:val="000820D8"/>
    <w:rsid w:val="00091D2A"/>
    <w:rsid w:val="00094077"/>
    <w:rsid w:val="00094F9F"/>
    <w:rsid w:val="00096021"/>
    <w:rsid w:val="00097DE3"/>
    <w:rsid w:val="000A05FC"/>
    <w:rsid w:val="000A0605"/>
    <w:rsid w:val="000A2D4C"/>
    <w:rsid w:val="000A4D30"/>
    <w:rsid w:val="000A6323"/>
    <w:rsid w:val="000B0A22"/>
    <w:rsid w:val="000B0D82"/>
    <w:rsid w:val="000B3EA2"/>
    <w:rsid w:val="000B607E"/>
    <w:rsid w:val="000C1839"/>
    <w:rsid w:val="000C3094"/>
    <w:rsid w:val="000C359E"/>
    <w:rsid w:val="000C5097"/>
    <w:rsid w:val="000C6F3A"/>
    <w:rsid w:val="000D0523"/>
    <w:rsid w:val="000D07BB"/>
    <w:rsid w:val="000D094E"/>
    <w:rsid w:val="000D348C"/>
    <w:rsid w:val="000D412E"/>
    <w:rsid w:val="000D5520"/>
    <w:rsid w:val="000D5DB4"/>
    <w:rsid w:val="000D6609"/>
    <w:rsid w:val="000D7A60"/>
    <w:rsid w:val="000E1A44"/>
    <w:rsid w:val="000E4C53"/>
    <w:rsid w:val="000E59C6"/>
    <w:rsid w:val="000E6929"/>
    <w:rsid w:val="000E7E81"/>
    <w:rsid w:val="000F1727"/>
    <w:rsid w:val="000F18FD"/>
    <w:rsid w:val="000F2910"/>
    <w:rsid w:val="000F2D98"/>
    <w:rsid w:val="000F3E8A"/>
    <w:rsid w:val="000F44A2"/>
    <w:rsid w:val="000F4C7E"/>
    <w:rsid w:val="000F6348"/>
    <w:rsid w:val="000F659B"/>
    <w:rsid w:val="000F687D"/>
    <w:rsid w:val="000F6AB3"/>
    <w:rsid w:val="000F7751"/>
    <w:rsid w:val="00100FB0"/>
    <w:rsid w:val="00101729"/>
    <w:rsid w:val="00103463"/>
    <w:rsid w:val="00103600"/>
    <w:rsid w:val="001042AF"/>
    <w:rsid w:val="001065BF"/>
    <w:rsid w:val="001067E0"/>
    <w:rsid w:val="001074B9"/>
    <w:rsid w:val="0010780D"/>
    <w:rsid w:val="001104A4"/>
    <w:rsid w:val="001128D2"/>
    <w:rsid w:val="001129E2"/>
    <w:rsid w:val="00112FC0"/>
    <w:rsid w:val="00114DC5"/>
    <w:rsid w:val="00116A11"/>
    <w:rsid w:val="00117B61"/>
    <w:rsid w:val="0012218A"/>
    <w:rsid w:val="00122A45"/>
    <w:rsid w:val="00122A61"/>
    <w:rsid w:val="001238CD"/>
    <w:rsid w:val="00123C40"/>
    <w:rsid w:val="001250BC"/>
    <w:rsid w:val="001253D0"/>
    <w:rsid w:val="0012570D"/>
    <w:rsid w:val="00125EF0"/>
    <w:rsid w:val="00127431"/>
    <w:rsid w:val="00127E78"/>
    <w:rsid w:val="001305D2"/>
    <w:rsid w:val="0013080F"/>
    <w:rsid w:val="00132E43"/>
    <w:rsid w:val="00132EA6"/>
    <w:rsid w:val="00134B28"/>
    <w:rsid w:val="0013596D"/>
    <w:rsid w:val="00140D18"/>
    <w:rsid w:val="00140D77"/>
    <w:rsid w:val="001418AE"/>
    <w:rsid w:val="00143646"/>
    <w:rsid w:val="00143A5B"/>
    <w:rsid w:val="00144644"/>
    <w:rsid w:val="00144B4F"/>
    <w:rsid w:val="00144E57"/>
    <w:rsid w:val="00145574"/>
    <w:rsid w:val="00147521"/>
    <w:rsid w:val="001520CC"/>
    <w:rsid w:val="0015235D"/>
    <w:rsid w:val="0015685D"/>
    <w:rsid w:val="00156DB3"/>
    <w:rsid w:val="00161337"/>
    <w:rsid w:val="00163E10"/>
    <w:rsid w:val="00164F17"/>
    <w:rsid w:val="001660E8"/>
    <w:rsid w:val="00170B6D"/>
    <w:rsid w:val="00173A57"/>
    <w:rsid w:val="0017583B"/>
    <w:rsid w:val="00180994"/>
    <w:rsid w:val="00182510"/>
    <w:rsid w:val="0018257F"/>
    <w:rsid w:val="00187DFB"/>
    <w:rsid w:val="00192312"/>
    <w:rsid w:val="0019246C"/>
    <w:rsid w:val="0019270B"/>
    <w:rsid w:val="00195A94"/>
    <w:rsid w:val="00197017"/>
    <w:rsid w:val="001A04FF"/>
    <w:rsid w:val="001A0FDB"/>
    <w:rsid w:val="001A1310"/>
    <w:rsid w:val="001A1E16"/>
    <w:rsid w:val="001A2145"/>
    <w:rsid w:val="001A53A3"/>
    <w:rsid w:val="001A6B43"/>
    <w:rsid w:val="001B03CE"/>
    <w:rsid w:val="001B2450"/>
    <w:rsid w:val="001B3791"/>
    <w:rsid w:val="001B3B90"/>
    <w:rsid w:val="001B5638"/>
    <w:rsid w:val="001B5A42"/>
    <w:rsid w:val="001B61AD"/>
    <w:rsid w:val="001B6A8F"/>
    <w:rsid w:val="001B79AC"/>
    <w:rsid w:val="001B7DCA"/>
    <w:rsid w:val="001C4414"/>
    <w:rsid w:val="001C7809"/>
    <w:rsid w:val="001C7EB1"/>
    <w:rsid w:val="001D0BCC"/>
    <w:rsid w:val="001D0DE3"/>
    <w:rsid w:val="001D2672"/>
    <w:rsid w:val="001D42F4"/>
    <w:rsid w:val="001D5354"/>
    <w:rsid w:val="001E0FAC"/>
    <w:rsid w:val="001E1B09"/>
    <w:rsid w:val="001E1B55"/>
    <w:rsid w:val="001E3D90"/>
    <w:rsid w:val="001E6463"/>
    <w:rsid w:val="001E6990"/>
    <w:rsid w:val="001F1B53"/>
    <w:rsid w:val="001F26B9"/>
    <w:rsid w:val="001F47E2"/>
    <w:rsid w:val="001F4878"/>
    <w:rsid w:val="001F4CCC"/>
    <w:rsid w:val="001F5710"/>
    <w:rsid w:val="001F73F2"/>
    <w:rsid w:val="00200B03"/>
    <w:rsid w:val="002045E2"/>
    <w:rsid w:val="0020470C"/>
    <w:rsid w:val="002066EE"/>
    <w:rsid w:val="00207400"/>
    <w:rsid w:val="002126B4"/>
    <w:rsid w:val="00214725"/>
    <w:rsid w:val="002151C5"/>
    <w:rsid w:val="00215A47"/>
    <w:rsid w:val="00215ABF"/>
    <w:rsid w:val="00215B69"/>
    <w:rsid w:val="002161AB"/>
    <w:rsid w:val="002166C6"/>
    <w:rsid w:val="00217A0E"/>
    <w:rsid w:val="00220FF3"/>
    <w:rsid w:val="002212C7"/>
    <w:rsid w:val="002216FB"/>
    <w:rsid w:val="00223F81"/>
    <w:rsid w:val="00224FE4"/>
    <w:rsid w:val="002267B0"/>
    <w:rsid w:val="002305A0"/>
    <w:rsid w:val="002307AF"/>
    <w:rsid w:val="00230E9B"/>
    <w:rsid w:val="00231A31"/>
    <w:rsid w:val="0023370B"/>
    <w:rsid w:val="00236D19"/>
    <w:rsid w:val="002401A4"/>
    <w:rsid w:val="002413C6"/>
    <w:rsid w:val="00242614"/>
    <w:rsid w:val="00244860"/>
    <w:rsid w:val="002500EB"/>
    <w:rsid w:val="00252F90"/>
    <w:rsid w:val="00253E94"/>
    <w:rsid w:val="0025410F"/>
    <w:rsid w:val="00255111"/>
    <w:rsid w:val="0025571F"/>
    <w:rsid w:val="00255BE8"/>
    <w:rsid w:val="00255FF0"/>
    <w:rsid w:val="00256B29"/>
    <w:rsid w:val="00256F24"/>
    <w:rsid w:val="00260199"/>
    <w:rsid w:val="0026039F"/>
    <w:rsid w:val="002604D9"/>
    <w:rsid w:val="002609D4"/>
    <w:rsid w:val="00261542"/>
    <w:rsid w:val="002618ED"/>
    <w:rsid w:val="00261B9D"/>
    <w:rsid w:val="00261E6C"/>
    <w:rsid w:val="002625A9"/>
    <w:rsid w:val="0026314E"/>
    <w:rsid w:val="0026499A"/>
    <w:rsid w:val="002654FC"/>
    <w:rsid w:val="00266C19"/>
    <w:rsid w:val="002709F1"/>
    <w:rsid w:val="00270B6F"/>
    <w:rsid w:val="0027165E"/>
    <w:rsid w:val="002746D6"/>
    <w:rsid w:val="00274813"/>
    <w:rsid w:val="00282747"/>
    <w:rsid w:val="00283237"/>
    <w:rsid w:val="00283513"/>
    <w:rsid w:val="00285D11"/>
    <w:rsid w:val="00287AC0"/>
    <w:rsid w:val="00292093"/>
    <w:rsid w:val="002922A2"/>
    <w:rsid w:val="00294043"/>
    <w:rsid w:val="002951F5"/>
    <w:rsid w:val="00296CAD"/>
    <w:rsid w:val="002A2176"/>
    <w:rsid w:val="002A6333"/>
    <w:rsid w:val="002A7146"/>
    <w:rsid w:val="002B3A0F"/>
    <w:rsid w:val="002B4CF3"/>
    <w:rsid w:val="002B51E2"/>
    <w:rsid w:val="002B6B90"/>
    <w:rsid w:val="002C2024"/>
    <w:rsid w:val="002C30BB"/>
    <w:rsid w:val="002C7C5B"/>
    <w:rsid w:val="002D086C"/>
    <w:rsid w:val="002D16F5"/>
    <w:rsid w:val="002D171B"/>
    <w:rsid w:val="002D5C13"/>
    <w:rsid w:val="002D60D0"/>
    <w:rsid w:val="002D69B4"/>
    <w:rsid w:val="002D7665"/>
    <w:rsid w:val="002E0CF3"/>
    <w:rsid w:val="002E2AAC"/>
    <w:rsid w:val="002E3520"/>
    <w:rsid w:val="002E5107"/>
    <w:rsid w:val="002E55E2"/>
    <w:rsid w:val="002F0272"/>
    <w:rsid w:val="002F0F36"/>
    <w:rsid w:val="002F303C"/>
    <w:rsid w:val="002F34CD"/>
    <w:rsid w:val="002F36CC"/>
    <w:rsid w:val="002F5FE3"/>
    <w:rsid w:val="002F74DD"/>
    <w:rsid w:val="003001DA"/>
    <w:rsid w:val="0030157A"/>
    <w:rsid w:val="00301E9E"/>
    <w:rsid w:val="00306F8C"/>
    <w:rsid w:val="00310E41"/>
    <w:rsid w:val="00311BDA"/>
    <w:rsid w:val="003124AA"/>
    <w:rsid w:val="00313097"/>
    <w:rsid w:val="00314C39"/>
    <w:rsid w:val="00315775"/>
    <w:rsid w:val="00315993"/>
    <w:rsid w:val="00316DD8"/>
    <w:rsid w:val="00316F64"/>
    <w:rsid w:val="00320AEB"/>
    <w:rsid w:val="00321689"/>
    <w:rsid w:val="00321859"/>
    <w:rsid w:val="003218C7"/>
    <w:rsid w:val="003218DE"/>
    <w:rsid w:val="00321FAD"/>
    <w:rsid w:val="0032423B"/>
    <w:rsid w:val="0032605D"/>
    <w:rsid w:val="003265DC"/>
    <w:rsid w:val="00326DA5"/>
    <w:rsid w:val="0033052F"/>
    <w:rsid w:val="00330AC2"/>
    <w:rsid w:val="003319E3"/>
    <w:rsid w:val="00332242"/>
    <w:rsid w:val="00332518"/>
    <w:rsid w:val="003339A6"/>
    <w:rsid w:val="00333F1A"/>
    <w:rsid w:val="00335FA0"/>
    <w:rsid w:val="00336184"/>
    <w:rsid w:val="00337131"/>
    <w:rsid w:val="00337CDB"/>
    <w:rsid w:val="0034148E"/>
    <w:rsid w:val="00343D66"/>
    <w:rsid w:val="00343D9A"/>
    <w:rsid w:val="00344F8A"/>
    <w:rsid w:val="00345242"/>
    <w:rsid w:val="00345FB1"/>
    <w:rsid w:val="00347404"/>
    <w:rsid w:val="00347AA3"/>
    <w:rsid w:val="00347E48"/>
    <w:rsid w:val="00351497"/>
    <w:rsid w:val="003537C0"/>
    <w:rsid w:val="003548D8"/>
    <w:rsid w:val="0036045B"/>
    <w:rsid w:val="00360C05"/>
    <w:rsid w:val="00360C69"/>
    <w:rsid w:val="003613AA"/>
    <w:rsid w:val="00362013"/>
    <w:rsid w:val="00362038"/>
    <w:rsid w:val="00365E87"/>
    <w:rsid w:val="00367B9E"/>
    <w:rsid w:val="00367EC4"/>
    <w:rsid w:val="00370042"/>
    <w:rsid w:val="003709A6"/>
    <w:rsid w:val="00372CAD"/>
    <w:rsid w:val="003734AB"/>
    <w:rsid w:val="0037553C"/>
    <w:rsid w:val="003768DD"/>
    <w:rsid w:val="00376DC2"/>
    <w:rsid w:val="003770CE"/>
    <w:rsid w:val="003808B9"/>
    <w:rsid w:val="00380DA6"/>
    <w:rsid w:val="00380F15"/>
    <w:rsid w:val="00380FF5"/>
    <w:rsid w:val="00381063"/>
    <w:rsid w:val="0038144A"/>
    <w:rsid w:val="00381799"/>
    <w:rsid w:val="00382845"/>
    <w:rsid w:val="00382BD3"/>
    <w:rsid w:val="00382D65"/>
    <w:rsid w:val="003847DE"/>
    <w:rsid w:val="00384FB3"/>
    <w:rsid w:val="00385FB4"/>
    <w:rsid w:val="00387858"/>
    <w:rsid w:val="003902F3"/>
    <w:rsid w:val="00390D49"/>
    <w:rsid w:val="00390D5C"/>
    <w:rsid w:val="00391A4E"/>
    <w:rsid w:val="00392429"/>
    <w:rsid w:val="003A021C"/>
    <w:rsid w:val="003A1602"/>
    <w:rsid w:val="003A1614"/>
    <w:rsid w:val="003A1AFA"/>
    <w:rsid w:val="003A2683"/>
    <w:rsid w:val="003A27D2"/>
    <w:rsid w:val="003A290D"/>
    <w:rsid w:val="003A2D79"/>
    <w:rsid w:val="003A4C26"/>
    <w:rsid w:val="003A4E7B"/>
    <w:rsid w:val="003A6914"/>
    <w:rsid w:val="003B0EBB"/>
    <w:rsid w:val="003B0FD2"/>
    <w:rsid w:val="003B249C"/>
    <w:rsid w:val="003B4971"/>
    <w:rsid w:val="003B5727"/>
    <w:rsid w:val="003C1BBB"/>
    <w:rsid w:val="003C4525"/>
    <w:rsid w:val="003C57D7"/>
    <w:rsid w:val="003C7950"/>
    <w:rsid w:val="003D123B"/>
    <w:rsid w:val="003D1E93"/>
    <w:rsid w:val="003D3A21"/>
    <w:rsid w:val="003D499F"/>
    <w:rsid w:val="003D5586"/>
    <w:rsid w:val="003D7068"/>
    <w:rsid w:val="003D78FC"/>
    <w:rsid w:val="003E0042"/>
    <w:rsid w:val="003E19F4"/>
    <w:rsid w:val="003E27AD"/>
    <w:rsid w:val="003E33D6"/>
    <w:rsid w:val="003E3B8B"/>
    <w:rsid w:val="003E6EBB"/>
    <w:rsid w:val="003E7627"/>
    <w:rsid w:val="003E7C8C"/>
    <w:rsid w:val="003F0510"/>
    <w:rsid w:val="003F617A"/>
    <w:rsid w:val="003F6C07"/>
    <w:rsid w:val="003F6F0E"/>
    <w:rsid w:val="0040199F"/>
    <w:rsid w:val="004024CD"/>
    <w:rsid w:val="004025F7"/>
    <w:rsid w:val="00403883"/>
    <w:rsid w:val="00405692"/>
    <w:rsid w:val="00406DB6"/>
    <w:rsid w:val="00410B02"/>
    <w:rsid w:val="00410D45"/>
    <w:rsid w:val="00410F3F"/>
    <w:rsid w:val="00417316"/>
    <w:rsid w:val="004179B2"/>
    <w:rsid w:val="00421229"/>
    <w:rsid w:val="00421C23"/>
    <w:rsid w:val="00421D40"/>
    <w:rsid w:val="004232AB"/>
    <w:rsid w:val="0042399D"/>
    <w:rsid w:val="00423C5B"/>
    <w:rsid w:val="00423D59"/>
    <w:rsid w:val="00424703"/>
    <w:rsid w:val="00425A03"/>
    <w:rsid w:val="0042705C"/>
    <w:rsid w:val="004275D2"/>
    <w:rsid w:val="00435BBB"/>
    <w:rsid w:val="004365E8"/>
    <w:rsid w:val="00437101"/>
    <w:rsid w:val="004375FC"/>
    <w:rsid w:val="00440E54"/>
    <w:rsid w:val="00440EA5"/>
    <w:rsid w:val="00441CB5"/>
    <w:rsid w:val="00441FF2"/>
    <w:rsid w:val="004427C8"/>
    <w:rsid w:val="00442A9B"/>
    <w:rsid w:val="00443838"/>
    <w:rsid w:val="00445AFE"/>
    <w:rsid w:val="00447C08"/>
    <w:rsid w:val="00451335"/>
    <w:rsid w:val="004530D8"/>
    <w:rsid w:val="00454DE0"/>
    <w:rsid w:val="004572F7"/>
    <w:rsid w:val="004575B5"/>
    <w:rsid w:val="00457918"/>
    <w:rsid w:val="00457B02"/>
    <w:rsid w:val="00460601"/>
    <w:rsid w:val="004614D2"/>
    <w:rsid w:val="00463A15"/>
    <w:rsid w:val="004668C4"/>
    <w:rsid w:val="004700E9"/>
    <w:rsid w:val="004704BF"/>
    <w:rsid w:val="00470F29"/>
    <w:rsid w:val="0047248F"/>
    <w:rsid w:val="004726D3"/>
    <w:rsid w:val="00472B94"/>
    <w:rsid w:val="004760BA"/>
    <w:rsid w:val="00480CA2"/>
    <w:rsid w:val="0048323F"/>
    <w:rsid w:val="00483574"/>
    <w:rsid w:val="00483DE6"/>
    <w:rsid w:val="00484BAA"/>
    <w:rsid w:val="00484C0F"/>
    <w:rsid w:val="0048525E"/>
    <w:rsid w:val="00485BB9"/>
    <w:rsid w:val="0048729B"/>
    <w:rsid w:val="00487F27"/>
    <w:rsid w:val="0049142D"/>
    <w:rsid w:val="00493AFD"/>
    <w:rsid w:val="004952F3"/>
    <w:rsid w:val="004960B9"/>
    <w:rsid w:val="004965F9"/>
    <w:rsid w:val="00497E32"/>
    <w:rsid w:val="004A35D9"/>
    <w:rsid w:val="004A557F"/>
    <w:rsid w:val="004A7EBF"/>
    <w:rsid w:val="004B0A16"/>
    <w:rsid w:val="004B0C0A"/>
    <w:rsid w:val="004B2707"/>
    <w:rsid w:val="004B3FD6"/>
    <w:rsid w:val="004B4037"/>
    <w:rsid w:val="004B4D29"/>
    <w:rsid w:val="004B66E3"/>
    <w:rsid w:val="004B691B"/>
    <w:rsid w:val="004B6B8F"/>
    <w:rsid w:val="004B7D75"/>
    <w:rsid w:val="004C085A"/>
    <w:rsid w:val="004C3CC4"/>
    <w:rsid w:val="004D048E"/>
    <w:rsid w:val="004D04C3"/>
    <w:rsid w:val="004D1139"/>
    <w:rsid w:val="004D2ECD"/>
    <w:rsid w:val="004D405A"/>
    <w:rsid w:val="004D48EF"/>
    <w:rsid w:val="004D4AA1"/>
    <w:rsid w:val="004D684A"/>
    <w:rsid w:val="004E071D"/>
    <w:rsid w:val="004E1A37"/>
    <w:rsid w:val="004E29B2"/>
    <w:rsid w:val="004E2D9F"/>
    <w:rsid w:val="004E2F8C"/>
    <w:rsid w:val="004E3AAC"/>
    <w:rsid w:val="004E42D3"/>
    <w:rsid w:val="004E4E49"/>
    <w:rsid w:val="004E6484"/>
    <w:rsid w:val="004E7690"/>
    <w:rsid w:val="004F38B5"/>
    <w:rsid w:val="004F3A82"/>
    <w:rsid w:val="004F53DF"/>
    <w:rsid w:val="00500C50"/>
    <w:rsid w:val="00501643"/>
    <w:rsid w:val="00503E19"/>
    <w:rsid w:val="00505411"/>
    <w:rsid w:val="00506BE3"/>
    <w:rsid w:val="00507673"/>
    <w:rsid w:val="005107A2"/>
    <w:rsid w:val="00510D55"/>
    <w:rsid w:val="005117B0"/>
    <w:rsid w:val="00511AF1"/>
    <w:rsid w:val="00511FCF"/>
    <w:rsid w:val="00512041"/>
    <w:rsid w:val="005127B8"/>
    <w:rsid w:val="005136E2"/>
    <w:rsid w:val="005138A7"/>
    <w:rsid w:val="005145B7"/>
    <w:rsid w:val="005149B2"/>
    <w:rsid w:val="00515190"/>
    <w:rsid w:val="005159ED"/>
    <w:rsid w:val="00517528"/>
    <w:rsid w:val="00517C6B"/>
    <w:rsid w:val="0052162B"/>
    <w:rsid w:val="00521FBF"/>
    <w:rsid w:val="005240B9"/>
    <w:rsid w:val="00524A0F"/>
    <w:rsid w:val="00524F98"/>
    <w:rsid w:val="005261CE"/>
    <w:rsid w:val="005279ED"/>
    <w:rsid w:val="00530830"/>
    <w:rsid w:val="0053085F"/>
    <w:rsid w:val="005319F4"/>
    <w:rsid w:val="005336C4"/>
    <w:rsid w:val="00533EC8"/>
    <w:rsid w:val="00535F4A"/>
    <w:rsid w:val="00540615"/>
    <w:rsid w:val="0054074E"/>
    <w:rsid w:val="00540F3D"/>
    <w:rsid w:val="005418F9"/>
    <w:rsid w:val="00541ACA"/>
    <w:rsid w:val="0054346D"/>
    <w:rsid w:val="005455A3"/>
    <w:rsid w:val="00545D76"/>
    <w:rsid w:val="00546A77"/>
    <w:rsid w:val="005479AE"/>
    <w:rsid w:val="00550642"/>
    <w:rsid w:val="00550D72"/>
    <w:rsid w:val="00550FFF"/>
    <w:rsid w:val="00552466"/>
    <w:rsid w:val="005525DC"/>
    <w:rsid w:val="00552746"/>
    <w:rsid w:val="00553980"/>
    <w:rsid w:val="005544E3"/>
    <w:rsid w:val="00554733"/>
    <w:rsid w:val="00560B19"/>
    <w:rsid w:val="00561422"/>
    <w:rsid w:val="00561610"/>
    <w:rsid w:val="00562688"/>
    <w:rsid w:val="00562AF6"/>
    <w:rsid w:val="005658BF"/>
    <w:rsid w:val="00565946"/>
    <w:rsid w:val="00565AA6"/>
    <w:rsid w:val="005670FE"/>
    <w:rsid w:val="005673B3"/>
    <w:rsid w:val="00567B59"/>
    <w:rsid w:val="00567E46"/>
    <w:rsid w:val="0057062B"/>
    <w:rsid w:val="00570BAC"/>
    <w:rsid w:val="00572C98"/>
    <w:rsid w:val="00576C7F"/>
    <w:rsid w:val="005774B0"/>
    <w:rsid w:val="00577B45"/>
    <w:rsid w:val="005807B8"/>
    <w:rsid w:val="00582720"/>
    <w:rsid w:val="005866CC"/>
    <w:rsid w:val="00586CB8"/>
    <w:rsid w:val="0059171F"/>
    <w:rsid w:val="00591C7B"/>
    <w:rsid w:val="00592455"/>
    <w:rsid w:val="005928F1"/>
    <w:rsid w:val="00594AF0"/>
    <w:rsid w:val="00596E5F"/>
    <w:rsid w:val="005A1C97"/>
    <w:rsid w:val="005A5688"/>
    <w:rsid w:val="005A5D37"/>
    <w:rsid w:val="005A6052"/>
    <w:rsid w:val="005A7313"/>
    <w:rsid w:val="005A752C"/>
    <w:rsid w:val="005B1397"/>
    <w:rsid w:val="005B6294"/>
    <w:rsid w:val="005B6552"/>
    <w:rsid w:val="005C08D1"/>
    <w:rsid w:val="005C344E"/>
    <w:rsid w:val="005C41EA"/>
    <w:rsid w:val="005C4B83"/>
    <w:rsid w:val="005C583B"/>
    <w:rsid w:val="005C61CF"/>
    <w:rsid w:val="005C737E"/>
    <w:rsid w:val="005C7AEB"/>
    <w:rsid w:val="005D2C3C"/>
    <w:rsid w:val="005D5752"/>
    <w:rsid w:val="005D5B8D"/>
    <w:rsid w:val="005E0E5E"/>
    <w:rsid w:val="005E229F"/>
    <w:rsid w:val="005E38FA"/>
    <w:rsid w:val="005E47E2"/>
    <w:rsid w:val="005E50BD"/>
    <w:rsid w:val="005E5EEC"/>
    <w:rsid w:val="005E7AA1"/>
    <w:rsid w:val="005F37A3"/>
    <w:rsid w:val="005F4B22"/>
    <w:rsid w:val="005F58B7"/>
    <w:rsid w:val="005F696B"/>
    <w:rsid w:val="005F7497"/>
    <w:rsid w:val="005F77FC"/>
    <w:rsid w:val="00600014"/>
    <w:rsid w:val="0060022B"/>
    <w:rsid w:val="006008E0"/>
    <w:rsid w:val="00600B64"/>
    <w:rsid w:val="00601158"/>
    <w:rsid w:val="0060184E"/>
    <w:rsid w:val="0060216C"/>
    <w:rsid w:val="00602CC4"/>
    <w:rsid w:val="0060352D"/>
    <w:rsid w:val="00603C93"/>
    <w:rsid w:val="006043DE"/>
    <w:rsid w:val="00605FE8"/>
    <w:rsid w:val="00606BD8"/>
    <w:rsid w:val="006078D2"/>
    <w:rsid w:val="0061068B"/>
    <w:rsid w:val="006114EF"/>
    <w:rsid w:val="00612332"/>
    <w:rsid w:val="00612B87"/>
    <w:rsid w:val="006135FD"/>
    <w:rsid w:val="00613828"/>
    <w:rsid w:val="006167B5"/>
    <w:rsid w:val="00616FD7"/>
    <w:rsid w:val="0062042E"/>
    <w:rsid w:val="00620460"/>
    <w:rsid w:val="0062170D"/>
    <w:rsid w:val="00621880"/>
    <w:rsid w:val="00623836"/>
    <w:rsid w:val="0062585A"/>
    <w:rsid w:val="00626629"/>
    <w:rsid w:val="006268CF"/>
    <w:rsid w:val="006270E7"/>
    <w:rsid w:val="00627835"/>
    <w:rsid w:val="00633920"/>
    <w:rsid w:val="00633A7C"/>
    <w:rsid w:val="00634E36"/>
    <w:rsid w:val="00635D74"/>
    <w:rsid w:val="006371C0"/>
    <w:rsid w:val="00640C53"/>
    <w:rsid w:val="0064367C"/>
    <w:rsid w:val="00644870"/>
    <w:rsid w:val="006450E8"/>
    <w:rsid w:val="006465BF"/>
    <w:rsid w:val="00646D6C"/>
    <w:rsid w:val="00647758"/>
    <w:rsid w:val="006500A7"/>
    <w:rsid w:val="0065110A"/>
    <w:rsid w:val="0065470A"/>
    <w:rsid w:val="0065713F"/>
    <w:rsid w:val="006572E7"/>
    <w:rsid w:val="00660A7D"/>
    <w:rsid w:val="006627A6"/>
    <w:rsid w:val="00662DF2"/>
    <w:rsid w:val="00665004"/>
    <w:rsid w:val="0066562A"/>
    <w:rsid w:val="006658DD"/>
    <w:rsid w:val="00665E23"/>
    <w:rsid w:val="00666A8E"/>
    <w:rsid w:val="0067187F"/>
    <w:rsid w:val="00673792"/>
    <w:rsid w:val="006775B7"/>
    <w:rsid w:val="00685A6F"/>
    <w:rsid w:val="00687132"/>
    <w:rsid w:val="0069086B"/>
    <w:rsid w:val="00691369"/>
    <w:rsid w:val="00691B3A"/>
    <w:rsid w:val="00692621"/>
    <w:rsid w:val="006944B8"/>
    <w:rsid w:val="00694CE1"/>
    <w:rsid w:val="00695C32"/>
    <w:rsid w:val="006966A4"/>
    <w:rsid w:val="00696938"/>
    <w:rsid w:val="00697908"/>
    <w:rsid w:val="006A1DA4"/>
    <w:rsid w:val="006A386D"/>
    <w:rsid w:val="006A473A"/>
    <w:rsid w:val="006A49F3"/>
    <w:rsid w:val="006A4D7C"/>
    <w:rsid w:val="006A4DB2"/>
    <w:rsid w:val="006B0661"/>
    <w:rsid w:val="006B0F65"/>
    <w:rsid w:val="006B337A"/>
    <w:rsid w:val="006B3872"/>
    <w:rsid w:val="006B3C8B"/>
    <w:rsid w:val="006B6AAA"/>
    <w:rsid w:val="006C1137"/>
    <w:rsid w:val="006C1466"/>
    <w:rsid w:val="006C2656"/>
    <w:rsid w:val="006C3BAD"/>
    <w:rsid w:val="006C51B4"/>
    <w:rsid w:val="006C57F6"/>
    <w:rsid w:val="006C5E24"/>
    <w:rsid w:val="006C7228"/>
    <w:rsid w:val="006C768F"/>
    <w:rsid w:val="006D0301"/>
    <w:rsid w:val="006D293C"/>
    <w:rsid w:val="006D2DE5"/>
    <w:rsid w:val="006D42E6"/>
    <w:rsid w:val="006D51D3"/>
    <w:rsid w:val="006D530F"/>
    <w:rsid w:val="006D5BE2"/>
    <w:rsid w:val="006D5F99"/>
    <w:rsid w:val="006D61DA"/>
    <w:rsid w:val="006D65AA"/>
    <w:rsid w:val="006D689E"/>
    <w:rsid w:val="006D6C5E"/>
    <w:rsid w:val="006D6D1C"/>
    <w:rsid w:val="006D732F"/>
    <w:rsid w:val="006D7EF7"/>
    <w:rsid w:val="006E0D05"/>
    <w:rsid w:val="006E0F18"/>
    <w:rsid w:val="006E17A4"/>
    <w:rsid w:val="006E18A5"/>
    <w:rsid w:val="006E3542"/>
    <w:rsid w:val="006E46AD"/>
    <w:rsid w:val="006F1A88"/>
    <w:rsid w:val="006F2414"/>
    <w:rsid w:val="006F3805"/>
    <w:rsid w:val="006F4927"/>
    <w:rsid w:val="006F653E"/>
    <w:rsid w:val="006F7947"/>
    <w:rsid w:val="00700392"/>
    <w:rsid w:val="00700E0E"/>
    <w:rsid w:val="00704CBF"/>
    <w:rsid w:val="00705FE9"/>
    <w:rsid w:val="00710349"/>
    <w:rsid w:val="00717810"/>
    <w:rsid w:val="00720385"/>
    <w:rsid w:val="007205D5"/>
    <w:rsid w:val="00720600"/>
    <w:rsid w:val="00720D35"/>
    <w:rsid w:val="00720DD9"/>
    <w:rsid w:val="00722065"/>
    <w:rsid w:val="00722876"/>
    <w:rsid w:val="007233FD"/>
    <w:rsid w:val="00725219"/>
    <w:rsid w:val="0072615C"/>
    <w:rsid w:val="0072707C"/>
    <w:rsid w:val="007277FA"/>
    <w:rsid w:val="0073075C"/>
    <w:rsid w:val="00730BCC"/>
    <w:rsid w:val="007312FE"/>
    <w:rsid w:val="00731B57"/>
    <w:rsid w:val="0073297C"/>
    <w:rsid w:val="00733BDB"/>
    <w:rsid w:val="00733F6A"/>
    <w:rsid w:val="007342A4"/>
    <w:rsid w:val="007342B1"/>
    <w:rsid w:val="00734368"/>
    <w:rsid w:val="00736048"/>
    <w:rsid w:val="007371B9"/>
    <w:rsid w:val="00737534"/>
    <w:rsid w:val="00740754"/>
    <w:rsid w:val="00741461"/>
    <w:rsid w:val="00741F58"/>
    <w:rsid w:val="00742FE2"/>
    <w:rsid w:val="00743ABD"/>
    <w:rsid w:val="00744FB6"/>
    <w:rsid w:val="007457CD"/>
    <w:rsid w:val="00750B99"/>
    <w:rsid w:val="00750DF8"/>
    <w:rsid w:val="0075159C"/>
    <w:rsid w:val="0075272D"/>
    <w:rsid w:val="007530C0"/>
    <w:rsid w:val="00753CE8"/>
    <w:rsid w:val="007570EE"/>
    <w:rsid w:val="0075726B"/>
    <w:rsid w:val="00762CDA"/>
    <w:rsid w:val="00763D91"/>
    <w:rsid w:val="0076450A"/>
    <w:rsid w:val="0076460A"/>
    <w:rsid w:val="00765913"/>
    <w:rsid w:val="00765E7F"/>
    <w:rsid w:val="00766059"/>
    <w:rsid w:val="00770C13"/>
    <w:rsid w:val="00770C20"/>
    <w:rsid w:val="00772E0F"/>
    <w:rsid w:val="007735F3"/>
    <w:rsid w:val="007745C1"/>
    <w:rsid w:val="00776BBA"/>
    <w:rsid w:val="0077765E"/>
    <w:rsid w:val="00777764"/>
    <w:rsid w:val="00777A20"/>
    <w:rsid w:val="007813F4"/>
    <w:rsid w:val="00782A8F"/>
    <w:rsid w:val="00783CDE"/>
    <w:rsid w:val="00783F35"/>
    <w:rsid w:val="00784A2D"/>
    <w:rsid w:val="00786322"/>
    <w:rsid w:val="0078697B"/>
    <w:rsid w:val="007905A8"/>
    <w:rsid w:val="00790703"/>
    <w:rsid w:val="00794650"/>
    <w:rsid w:val="0079584D"/>
    <w:rsid w:val="007A0B45"/>
    <w:rsid w:val="007A1C6A"/>
    <w:rsid w:val="007A1C79"/>
    <w:rsid w:val="007A4CE5"/>
    <w:rsid w:val="007A4FC8"/>
    <w:rsid w:val="007A5176"/>
    <w:rsid w:val="007A7B15"/>
    <w:rsid w:val="007A7CE9"/>
    <w:rsid w:val="007B08DA"/>
    <w:rsid w:val="007B0A62"/>
    <w:rsid w:val="007B278E"/>
    <w:rsid w:val="007B291A"/>
    <w:rsid w:val="007B3696"/>
    <w:rsid w:val="007B3CE0"/>
    <w:rsid w:val="007B3D85"/>
    <w:rsid w:val="007B4D02"/>
    <w:rsid w:val="007B765C"/>
    <w:rsid w:val="007C00C0"/>
    <w:rsid w:val="007C14B9"/>
    <w:rsid w:val="007C31D7"/>
    <w:rsid w:val="007C35FA"/>
    <w:rsid w:val="007C3DCF"/>
    <w:rsid w:val="007C5AC7"/>
    <w:rsid w:val="007C5BDA"/>
    <w:rsid w:val="007C5EB7"/>
    <w:rsid w:val="007C6073"/>
    <w:rsid w:val="007C7B00"/>
    <w:rsid w:val="007C7EBF"/>
    <w:rsid w:val="007D0B91"/>
    <w:rsid w:val="007D0E23"/>
    <w:rsid w:val="007D3794"/>
    <w:rsid w:val="007D3E0E"/>
    <w:rsid w:val="007D4B5C"/>
    <w:rsid w:val="007D55F0"/>
    <w:rsid w:val="007D6539"/>
    <w:rsid w:val="007E0C8E"/>
    <w:rsid w:val="007E0E27"/>
    <w:rsid w:val="007E1EE8"/>
    <w:rsid w:val="007E3751"/>
    <w:rsid w:val="007E4E06"/>
    <w:rsid w:val="007E53DF"/>
    <w:rsid w:val="007E5732"/>
    <w:rsid w:val="007E5C04"/>
    <w:rsid w:val="007E5F97"/>
    <w:rsid w:val="007E6D14"/>
    <w:rsid w:val="007F2C36"/>
    <w:rsid w:val="007F3031"/>
    <w:rsid w:val="007F36BF"/>
    <w:rsid w:val="007F464A"/>
    <w:rsid w:val="007F54B3"/>
    <w:rsid w:val="007F6322"/>
    <w:rsid w:val="007F6BDE"/>
    <w:rsid w:val="007F6EB2"/>
    <w:rsid w:val="00800767"/>
    <w:rsid w:val="0080189F"/>
    <w:rsid w:val="008044BE"/>
    <w:rsid w:val="00805F7D"/>
    <w:rsid w:val="0080669C"/>
    <w:rsid w:val="00807942"/>
    <w:rsid w:val="00807C3F"/>
    <w:rsid w:val="00810C55"/>
    <w:rsid w:val="008112C9"/>
    <w:rsid w:val="00820736"/>
    <w:rsid w:val="0082184C"/>
    <w:rsid w:val="00822103"/>
    <w:rsid w:val="0082311B"/>
    <w:rsid w:val="00823C6E"/>
    <w:rsid w:val="00823DFB"/>
    <w:rsid w:val="00826AA7"/>
    <w:rsid w:val="00827686"/>
    <w:rsid w:val="00830AC6"/>
    <w:rsid w:val="008320CB"/>
    <w:rsid w:val="00832A99"/>
    <w:rsid w:val="00832BC9"/>
    <w:rsid w:val="00832F6C"/>
    <w:rsid w:val="008337E8"/>
    <w:rsid w:val="0083400B"/>
    <w:rsid w:val="008346A9"/>
    <w:rsid w:val="00840188"/>
    <w:rsid w:val="008401E1"/>
    <w:rsid w:val="00841815"/>
    <w:rsid w:val="00841973"/>
    <w:rsid w:val="00841DD7"/>
    <w:rsid w:val="00842872"/>
    <w:rsid w:val="00842EC3"/>
    <w:rsid w:val="00847F3B"/>
    <w:rsid w:val="00851490"/>
    <w:rsid w:val="00853356"/>
    <w:rsid w:val="0085338B"/>
    <w:rsid w:val="008540BF"/>
    <w:rsid w:val="00854363"/>
    <w:rsid w:val="008547C0"/>
    <w:rsid w:val="00855F09"/>
    <w:rsid w:val="008572EF"/>
    <w:rsid w:val="00860257"/>
    <w:rsid w:val="00862C78"/>
    <w:rsid w:val="00863873"/>
    <w:rsid w:val="00863EDD"/>
    <w:rsid w:val="008643AF"/>
    <w:rsid w:val="008644D1"/>
    <w:rsid w:val="00866829"/>
    <w:rsid w:val="008674FB"/>
    <w:rsid w:val="00870213"/>
    <w:rsid w:val="00872085"/>
    <w:rsid w:val="008725A5"/>
    <w:rsid w:val="00872718"/>
    <w:rsid w:val="00873825"/>
    <w:rsid w:val="00874E28"/>
    <w:rsid w:val="00875589"/>
    <w:rsid w:val="00875C29"/>
    <w:rsid w:val="00876AC8"/>
    <w:rsid w:val="00876C45"/>
    <w:rsid w:val="0087766E"/>
    <w:rsid w:val="00880988"/>
    <w:rsid w:val="00881D4C"/>
    <w:rsid w:val="008834CF"/>
    <w:rsid w:val="0088461F"/>
    <w:rsid w:val="00885B1E"/>
    <w:rsid w:val="00885F8E"/>
    <w:rsid w:val="00886A71"/>
    <w:rsid w:val="00890448"/>
    <w:rsid w:val="00891CFE"/>
    <w:rsid w:val="008933D8"/>
    <w:rsid w:val="00894F38"/>
    <w:rsid w:val="00895133"/>
    <w:rsid w:val="00895BA2"/>
    <w:rsid w:val="008A03FF"/>
    <w:rsid w:val="008A39D6"/>
    <w:rsid w:val="008A3A95"/>
    <w:rsid w:val="008A66BC"/>
    <w:rsid w:val="008B2405"/>
    <w:rsid w:val="008B5F56"/>
    <w:rsid w:val="008B5F6B"/>
    <w:rsid w:val="008B62AE"/>
    <w:rsid w:val="008B64CB"/>
    <w:rsid w:val="008C32D6"/>
    <w:rsid w:val="008C68CB"/>
    <w:rsid w:val="008C6B29"/>
    <w:rsid w:val="008C7841"/>
    <w:rsid w:val="008C7AFF"/>
    <w:rsid w:val="008D33E6"/>
    <w:rsid w:val="008D5084"/>
    <w:rsid w:val="008D6598"/>
    <w:rsid w:val="008D706C"/>
    <w:rsid w:val="008E089E"/>
    <w:rsid w:val="008E08A5"/>
    <w:rsid w:val="008E1569"/>
    <w:rsid w:val="008E16BA"/>
    <w:rsid w:val="008E2B69"/>
    <w:rsid w:val="008E4912"/>
    <w:rsid w:val="008E4DE3"/>
    <w:rsid w:val="008E5B5E"/>
    <w:rsid w:val="008E6262"/>
    <w:rsid w:val="008E635D"/>
    <w:rsid w:val="008E7570"/>
    <w:rsid w:val="008F089D"/>
    <w:rsid w:val="008F21A7"/>
    <w:rsid w:val="008F221A"/>
    <w:rsid w:val="008F349B"/>
    <w:rsid w:val="008F41C0"/>
    <w:rsid w:val="008F4FCA"/>
    <w:rsid w:val="00902C45"/>
    <w:rsid w:val="0090452C"/>
    <w:rsid w:val="00905B85"/>
    <w:rsid w:val="009132DF"/>
    <w:rsid w:val="0091490B"/>
    <w:rsid w:val="00914BB1"/>
    <w:rsid w:val="00915C62"/>
    <w:rsid w:val="00916D4F"/>
    <w:rsid w:val="00920666"/>
    <w:rsid w:val="00921456"/>
    <w:rsid w:val="00921EC5"/>
    <w:rsid w:val="00925164"/>
    <w:rsid w:val="009259CB"/>
    <w:rsid w:val="00925F56"/>
    <w:rsid w:val="00926C5E"/>
    <w:rsid w:val="00926D25"/>
    <w:rsid w:val="00927EB8"/>
    <w:rsid w:val="00931A58"/>
    <w:rsid w:val="0093218D"/>
    <w:rsid w:val="00932670"/>
    <w:rsid w:val="00934F15"/>
    <w:rsid w:val="0093575F"/>
    <w:rsid w:val="00936F1F"/>
    <w:rsid w:val="00940675"/>
    <w:rsid w:val="00940858"/>
    <w:rsid w:val="00940A26"/>
    <w:rsid w:val="009416EB"/>
    <w:rsid w:val="00942536"/>
    <w:rsid w:val="00942EB7"/>
    <w:rsid w:val="009441C5"/>
    <w:rsid w:val="009462CA"/>
    <w:rsid w:val="00946832"/>
    <w:rsid w:val="00947CB7"/>
    <w:rsid w:val="00947E8C"/>
    <w:rsid w:val="009520D3"/>
    <w:rsid w:val="00952E88"/>
    <w:rsid w:val="00953CAC"/>
    <w:rsid w:val="00954426"/>
    <w:rsid w:val="009569C8"/>
    <w:rsid w:val="00957DE7"/>
    <w:rsid w:val="00957FA9"/>
    <w:rsid w:val="0096315D"/>
    <w:rsid w:val="00963509"/>
    <w:rsid w:val="00963FF9"/>
    <w:rsid w:val="00964691"/>
    <w:rsid w:val="00966CC7"/>
    <w:rsid w:val="009703C7"/>
    <w:rsid w:val="009745FD"/>
    <w:rsid w:val="00975425"/>
    <w:rsid w:val="009810FF"/>
    <w:rsid w:val="009820B3"/>
    <w:rsid w:val="00982334"/>
    <w:rsid w:val="00982530"/>
    <w:rsid w:val="009829F3"/>
    <w:rsid w:val="009831CF"/>
    <w:rsid w:val="009841CC"/>
    <w:rsid w:val="00984EF4"/>
    <w:rsid w:val="00987197"/>
    <w:rsid w:val="0098722F"/>
    <w:rsid w:val="00990472"/>
    <w:rsid w:val="0099170F"/>
    <w:rsid w:val="00991E9A"/>
    <w:rsid w:val="009923AB"/>
    <w:rsid w:val="009933EA"/>
    <w:rsid w:val="0099355A"/>
    <w:rsid w:val="00994123"/>
    <w:rsid w:val="009944A5"/>
    <w:rsid w:val="009A115E"/>
    <w:rsid w:val="009A1224"/>
    <w:rsid w:val="009A1276"/>
    <w:rsid w:val="009A2977"/>
    <w:rsid w:val="009A355B"/>
    <w:rsid w:val="009A52C8"/>
    <w:rsid w:val="009A52D8"/>
    <w:rsid w:val="009A5386"/>
    <w:rsid w:val="009A7A74"/>
    <w:rsid w:val="009B2AFA"/>
    <w:rsid w:val="009B3956"/>
    <w:rsid w:val="009B5273"/>
    <w:rsid w:val="009B55DB"/>
    <w:rsid w:val="009B709D"/>
    <w:rsid w:val="009C06D6"/>
    <w:rsid w:val="009C1278"/>
    <w:rsid w:val="009C22B1"/>
    <w:rsid w:val="009C47D6"/>
    <w:rsid w:val="009C48EB"/>
    <w:rsid w:val="009C5876"/>
    <w:rsid w:val="009C6C68"/>
    <w:rsid w:val="009C7471"/>
    <w:rsid w:val="009D0A67"/>
    <w:rsid w:val="009D0E3F"/>
    <w:rsid w:val="009D16F7"/>
    <w:rsid w:val="009D184B"/>
    <w:rsid w:val="009D4185"/>
    <w:rsid w:val="009D4BFC"/>
    <w:rsid w:val="009D71A3"/>
    <w:rsid w:val="009E0198"/>
    <w:rsid w:val="009E0A4E"/>
    <w:rsid w:val="009E0ACD"/>
    <w:rsid w:val="009E1EFD"/>
    <w:rsid w:val="009E5547"/>
    <w:rsid w:val="009F07F9"/>
    <w:rsid w:val="009F1215"/>
    <w:rsid w:val="009F18CA"/>
    <w:rsid w:val="009F18FC"/>
    <w:rsid w:val="009F3BB9"/>
    <w:rsid w:val="009F50FF"/>
    <w:rsid w:val="009F7B48"/>
    <w:rsid w:val="009F7E8E"/>
    <w:rsid w:val="00A0256B"/>
    <w:rsid w:val="00A02923"/>
    <w:rsid w:val="00A03DBB"/>
    <w:rsid w:val="00A03F0A"/>
    <w:rsid w:val="00A0560D"/>
    <w:rsid w:val="00A0573D"/>
    <w:rsid w:val="00A05EE4"/>
    <w:rsid w:val="00A10001"/>
    <w:rsid w:val="00A12352"/>
    <w:rsid w:val="00A13D81"/>
    <w:rsid w:val="00A14429"/>
    <w:rsid w:val="00A15145"/>
    <w:rsid w:val="00A15DBA"/>
    <w:rsid w:val="00A176DE"/>
    <w:rsid w:val="00A204E6"/>
    <w:rsid w:val="00A2209D"/>
    <w:rsid w:val="00A24AB2"/>
    <w:rsid w:val="00A26D37"/>
    <w:rsid w:val="00A31BC5"/>
    <w:rsid w:val="00A331AB"/>
    <w:rsid w:val="00A3472D"/>
    <w:rsid w:val="00A34998"/>
    <w:rsid w:val="00A3550E"/>
    <w:rsid w:val="00A40C06"/>
    <w:rsid w:val="00A41403"/>
    <w:rsid w:val="00A414BE"/>
    <w:rsid w:val="00A43AA7"/>
    <w:rsid w:val="00A43B00"/>
    <w:rsid w:val="00A43CB4"/>
    <w:rsid w:val="00A46B20"/>
    <w:rsid w:val="00A47BEB"/>
    <w:rsid w:val="00A5373A"/>
    <w:rsid w:val="00A53DD7"/>
    <w:rsid w:val="00A5428E"/>
    <w:rsid w:val="00A54FA8"/>
    <w:rsid w:val="00A56680"/>
    <w:rsid w:val="00A5668F"/>
    <w:rsid w:val="00A60515"/>
    <w:rsid w:val="00A61116"/>
    <w:rsid w:val="00A642DD"/>
    <w:rsid w:val="00A64987"/>
    <w:rsid w:val="00A6681E"/>
    <w:rsid w:val="00A66AA9"/>
    <w:rsid w:val="00A6714E"/>
    <w:rsid w:val="00A67A78"/>
    <w:rsid w:val="00A70F34"/>
    <w:rsid w:val="00A73564"/>
    <w:rsid w:val="00A74629"/>
    <w:rsid w:val="00A74B9C"/>
    <w:rsid w:val="00A759A2"/>
    <w:rsid w:val="00A7676B"/>
    <w:rsid w:val="00A76B56"/>
    <w:rsid w:val="00A77B12"/>
    <w:rsid w:val="00A77EB8"/>
    <w:rsid w:val="00A803FD"/>
    <w:rsid w:val="00A808E6"/>
    <w:rsid w:val="00A809FF"/>
    <w:rsid w:val="00A80F75"/>
    <w:rsid w:val="00A820BA"/>
    <w:rsid w:val="00A85801"/>
    <w:rsid w:val="00A943DD"/>
    <w:rsid w:val="00A947D5"/>
    <w:rsid w:val="00A959C2"/>
    <w:rsid w:val="00A96E3E"/>
    <w:rsid w:val="00A97976"/>
    <w:rsid w:val="00AA2DC5"/>
    <w:rsid w:val="00AA3E31"/>
    <w:rsid w:val="00AA7CB2"/>
    <w:rsid w:val="00AB1669"/>
    <w:rsid w:val="00AB1835"/>
    <w:rsid w:val="00AB2CFB"/>
    <w:rsid w:val="00AB33AD"/>
    <w:rsid w:val="00AB3654"/>
    <w:rsid w:val="00AB41FF"/>
    <w:rsid w:val="00AB50B9"/>
    <w:rsid w:val="00AB6996"/>
    <w:rsid w:val="00AB747B"/>
    <w:rsid w:val="00AC0697"/>
    <w:rsid w:val="00AC238E"/>
    <w:rsid w:val="00AC259A"/>
    <w:rsid w:val="00AC3821"/>
    <w:rsid w:val="00AC5B2D"/>
    <w:rsid w:val="00AC6294"/>
    <w:rsid w:val="00AC7FEC"/>
    <w:rsid w:val="00AD01FA"/>
    <w:rsid w:val="00AD22C7"/>
    <w:rsid w:val="00AD2386"/>
    <w:rsid w:val="00AD2CD2"/>
    <w:rsid w:val="00AD47E5"/>
    <w:rsid w:val="00AD78B2"/>
    <w:rsid w:val="00AE1619"/>
    <w:rsid w:val="00AE1B25"/>
    <w:rsid w:val="00AE413C"/>
    <w:rsid w:val="00AE4F88"/>
    <w:rsid w:val="00AE581E"/>
    <w:rsid w:val="00AE5B36"/>
    <w:rsid w:val="00AE5C1D"/>
    <w:rsid w:val="00AE6AB5"/>
    <w:rsid w:val="00AE7077"/>
    <w:rsid w:val="00AF5CF5"/>
    <w:rsid w:val="00AF6504"/>
    <w:rsid w:val="00AF6BC9"/>
    <w:rsid w:val="00AF6FE3"/>
    <w:rsid w:val="00AF73B4"/>
    <w:rsid w:val="00B004AB"/>
    <w:rsid w:val="00B03635"/>
    <w:rsid w:val="00B039CD"/>
    <w:rsid w:val="00B03C65"/>
    <w:rsid w:val="00B03F9E"/>
    <w:rsid w:val="00B04FBE"/>
    <w:rsid w:val="00B0557C"/>
    <w:rsid w:val="00B128FE"/>
    <w:rsid w:val="00B13C42"/>
    <w:rsid w:val="00B145FF"/>
    <w:rsid w:val="00B1544A"/>
    <w:rsid w:val="00B161EE"/>
    <w:rsid w:val="00B168E1"/>
    <w:rsid w:val="00B207E8"/>
    <w:rsid w:val="00B2172F"/>
    <w:rsid w:val="00B21F12"/>
    <w:rsid w:val="00B2235C"/>
    <w:rsid w:val="00B239C3"/>
    <w:rsid w:val="00B24335"/>
    <w:rsid w:val="00B32D8E"/>
    <w:rsid w:val="00B35E1D"/>
    <w:rsid w:val="00B37718"/>
    <w:rsid w:val="00B40AB1"/>
    <w:rsid w:val="00B43611"/>
    <w:rsid w:val="00B43D93"/>
    <w:rsid w:val="00B43FA5"/>
    <w:rsid w:val="00B44413"/>
    <w:rsid w:val="00B4576A"/>
    <w:rsid w:val="00B468BB"/>
    <w:rsid w:val="00B46EE0"/>
    <w:rsid w:val="00B47ABB"/>
    <w:rsid w:val="00B5100C"/>
    <w:rsid w:val="00B52D47"/>
    <w:rsid w:val="00B53E46"/>
    <w:rsid w:val="00B54BE6"/>
    <w:rsid w:val="00B56FEE"/>
    <w:rsid w:val="00B61D97"/>
    <w:rsid w:val="00B63F18"/>
    <w:rsid w:val="00B70A34"/>
    <w:rsid w:val="00B70C96"/>
    <w:rsid w:val="00B718E1"/>
    <w:rsid w:val="00B7392C"/>
    <w:rsid w:val="00B7532F"/>
    <w:rsid w:val="00B771CC"/>
    <w:rsid w:val="00B778FD"/>
    <w:rsid w:val="00B80E42"/>
    <w:rsid w:val="00B833AC"/>
    <w:rsid w:val="00B83D6E"/>
    <w:rsid w:val="00B83F35"/>
    <w:rsid w:val="00B84ACE"/>
    <w:rsid w:val="00B858DB"/>
    <w:rsid w:val="00B85CE7"/>
    <w:rsid w:val="00B9119B"/>
    <w:rsid w:val="00B91C23"/>
    <w:rsid w:val="00B92B6C"/>
    <w:rsid w:val="00B9303A"/>
    <w:rsid w:val="00B936A4"/>
    <w:rsid w:val="00B95526"/>
    <w:rsid w:val="00B95795"/>
    <w:rsid w:val="00B978B3"/>
    <w:rsid w:val="00BA01E5"/>
    <w:rsid w:val="00BA1500"/>
    <w:rsid w:val="00BA1C10"/>
    <w:rsid w:val="00BA232A"/>
    <w:rsid w:val="00BA23C5"/>
    <w:rsid w:val="00BA30B4"/>
    <w:rsid w:val="00BA40AC"/>
    <w:rsid w:val="00BA5528"/>
    <w:rsid w:val="00BB0490"/>
    <w:rsid w:val="00BB0AB1"/>
    <w:rsid w:val="00BB0E86"/>
    <w:rsid w:val="00BB16FD"/>
    <w:rsid w:val="00BB25FB"/>
    <w:rsid w:val="00BB3252"/>
    <w:rsid w:val="00BB35A1"/>
    <w:rsid w:val="00BB3D96"/>
    <w:rsid w:val="00BB4B0E"/>
    <w:rsid w:val="00BB6D50"/>
    <w:rsid w:val="00BB70A3"/>
    <w:rsid w:val="00BC03D6"/>
    <w:rsid w:val="00BC0CD6"/>
    <w:rsid w:val="00BC0F35"/>
    <w:rsid w:val="00BC2326"/>
    <w:rsid w:val="00BC2C91"/>
    <w:rsid w:val="00BC5198"/>
    <w:rsid w:val="00BC712A"/>
    <w:rsid w:val="00BD0C8A"/>
    <w:rsid w:val="00BD0E74"/>
    <w:rsid w:val="00BD2FC3"/>
    <w:rsid w:val="00BD4481"/>
    <w:rsid w:val="00BD4B32"/>
    <w:rsid w:val="00BD4E08"/>
    <w:rsid w:val="00BD7AF0"/>
    <w:rsid w:val="00BD7EAC"/>
    <w:rsid w:val="00BE00D7"/>
    <w:rsid w:val="00BE0E43"/>
    <w:rsid w:val="00BE1918"/>
    <w:rsid w:val="00BE2F63"/>
    <w:rsid w:val="00BE5661"/>
    <w:rsid w:val="00BE71A9"/>
    <w:rsid w:val="00BF199F"/>
    <w:rsid w:val="00BF3263"/>
    <w:rsid w:val="00BF3295"/>
    <w:rsid w:val="00BF42C6"/>
    <w:rsid w:val="00BF56D9"/>
    <w:rsid w:val="00BF5B5A"/>
    <w:rsid w:val="00BF5D3D"/>
    <w:rsid w:val="00BF665F"/>
    <w:rsid w:val="00BF71EC"/>
    <w:rsid w:val="00BF71F6"/>
    <w:rsid w:val="00BF72A4"/>
    <w:rsid w:val="00BF786A"/>
    <w:rsid w:val="00C00B36"/>
    <w:rsid w:val="00C010F0"/>
    <w:rsid w:val="00C016A4"/>
    <w:rsid w:val="00C02038"/>
    <w:rsid w:val="00C030F9"/>
    <w:rsid w:val="00C064BA"/>
    <w:rsid w:val="00C075D6"/>
    <w:rsid w:val="00C105DA"/>
    <w:rsid w:val="00C10B24"/>
    <w:rsid w:val="00C112AD"/>
    <w:rsid w:val="00C13219"/>
    <w:rsid w:val="00C13B52"/>
    <w:rsid w:val="00C1497B"/>
    <w:rsid w:val="00C14C8E"/>
    <w:rsid w:val="00C17B32"/>
    <w:rsid w:val="00C234F2"/>
    <w:rsid w:val="00C2622D"/>
    <w:rsid w:val="00C265A1"/>
    <w:rsid w:val="00C31A26"/>
    <w:rsid w:val="00C31B70"/>
    <w:rsid w:val="00C32FC9"/>
    <w:rsid w:val="00C3334A"/>
    <w:rsid w:val="00C36289"/>
    <w:rsid w:val="00C3738A"/>
    <w:rsid w:val="00C40B88"/>
    <w:rsid w:val="00C40D3A"/>
    <w:rsid w:val="00C41F67"/>
    <w:rsid w:val="00C44BBA"/>
    <w:rsid w:val="00C5222D"/>
    <w:rsid w:val="00C53750"/>
    <w:rsid w:val="00C54798"/>
    <w:rsid w:val="00C54CBA"/>
    <w:rsid w:val="00C55528"/>
    <w:rsid w:val="00C5642F"/>
    <w:rsid w:val="00C567F5"/>
    <w:rsid w:val="00C6159B"/>
    <w:rsid w:val="00C61A50"/>
    <w:rsid w:val="00C620F7"/>
    <w:rsid w:val="00C64CD6"/>
    <w:rsid w:val="00C66ED8"/>
    <w:rsid w:val="00C6751D"/>
    <w:rsid w:val="00C6755D"/>
    <w:rsid w:val="00C67F27"/>
    <w:rsid w:val="00C70AF8"/>
    <w:rsid w:val="00C710A4"/>
    <w:rsid w:val="00C718E4"/>
    <w:rsid w:val="00C74793"/>
    <w:rsid w:val="00C752EB"/>
    <w:rsid w:val="00C763C0"/>
    <w:rsid w:val="00C816D6"/>
    <w:rsid w:val="00C81B72"/>
    <w:rsid w:val="00C82884"/>
    <w:rsid w:val="00C82DF3"/>
    <w:rsid w:val="00C83BAC"/>
    <w:rsid w:val="00C8571E"/>
    <w:rsid w:val="00C90ED6"/>
    <w:rsid w:val="00C915B0"/>
    <w:rsid w:val="00C91CE3"/>
    <w:rsid w:val="00C92A87"/>
    <w:rsid w:val="00C9309F"/>
    <w:rsid w:val="00C93DC3"/>
    <w:rsid w:val="00C9710F"/>
    <w:rsid w:val="00CA04FA"/>
    <w:rsid w:val="00CA06F2"/>
    <w:rsid w:val="00CA217F"/>
    <w:rsid w:val="00CA4E53"/>
    <w:rsid w:val="00CA5CBE"/>
    <w:rsid w:val="00CB10DD"/>
    <w:rsid w:val="00CB25B6"/>
    <w:rsid w:val="00CB2D59"/>
    <w:rsid w:val="00CB3945"/>
    <w:rsid w:val="00CB3C3C"/>
    <w:rsid w:val="00CB40C1"/>
    <w:rsid w:val="00CB5153"/>
    <w:rsid w:val="00CB5ED5"/>
    <w:rsid w:val="00CB7741"/>
    <w:rsid w:val="00CC11A3"/>
    <w:rsid w:val="00CC220F"/>
    <w:rsid w:val="00CC27C8"/>
    <w:rsid w:val="00CC30BE"/>
    <w:rsid w:val="00CC342D"/>
    <w:rsid w:val="00CC46AF"/>
    <w:rsid w:val="00CC5FAB"/>
    <w:rsid w:val="00CD2E32"/>
    <w:rsid w:val="00CD2E68"/>
    <w:rsid w:val="00CD5071"/>
    <w:rsid w:val="00CD56C8"/>
    <w:rsid w:val="00CD5855"/>
    <w:rsid w:val="00CD5F48"/>
    <w:rsid w:val="00CE5CAE"/>
    <w:rsid w:val="00CE66F5"/>
    <w:rsid w:val="00CE690F"/>
    <w:rsid w:val="00CF1EBF"/>
    <w:rsid w:val="00CF22DF"/>
    <w:rsid w:val="00CF2DDE"/>
    <w:rsid w:val="00CF32BD"/>
    <w:rsid w:val="00CF49AE"/>
    <w:rsid w:val="00CF580D"/>
    <w:rsid w:val="00CF5D17"/>
    <w:rsid w:val="00CF6358"/>
    <w:rsid w:val="00D00346"/>
    <w:rsid w:val="00D0090D"/>
    <w:rsid w:val="00D00AA5"/>
    <w:rsid w:val="00D01068"/>
    <w:rsid w:val="00D015A6"/>
    <w:rsid w:val="00D06288"/>
    <w:rsid w:val="00D06552"/>
    <w:rsid w:val="00D0664A"/>
    <w:rsid w:val="00D06818"/>
    <w:rsid w:val="00D12531"/>
    <w:rsid w:val="00D131D9"/>
    <w:rsid w:val="00D138EF"/>
    <w:rsid w:val="00D13EB6"/>
    <w:rsid w:val="00D13FC6"/>
    <w:rsid w:val="00D14725"/>
    <w:rsid w:val="00D1597F"/>
    <w:rsid w:val="00D15D78"/>
    <w:rsid w:val="00D166E5"/>
    <w:rsid w:val="00D170CB"/>
    <w:rsid w:val="00D20AD1"/>
    <w:rsid w:val="00D245D7"/>
    <w:rsid w:val="00D251FD"/>
    <w:rsid w:val="00D266CE"/>
    <w:rsid w:val="00D27705"/>
    <w:rsid w:val="00D278CF"/>
    <w:rsid w:val="00D27DCB"/>
    <w:rsid w:val="00D30324"/>
    <w:rsid w:val="00D3132E"/>
    <w:rsid w:val="00D31DFA"/>
    <w:rsid w:val="00D32232"/>
    <w:rsid w:val="00D32327"/>
    <w:rsid w:val="00D33AEB"/>
    <w:rsid w:val="00D353BA"/>
    <w:rsid w:val="00D35401"/>
    <w:rsid w:val="00D35BBE"/>
    <w:rsid w:val="00D3628F"/>
    <w:rsid w:val="00D40D81"/>
    <w:rsid w:val="00D40D9B"/>
    <w:rsid w:val="00D41869"/>
    <w:rsid w:val="00D426FE"/>
    <w:rsid w:val="00D435FA"/>
    <w:rsid w:val="00D44EF9"/>
    <w:rsid w:val="00D45C70"/>
    <w:rsid w:val="00D4738D"/>
    <w:rsid w:val="00D507DA"/>
    <w:rsid w:val="00D51D60"/>
    <w:rsid w:val="00D51EA9"/>
    <w:rsid w:val="00D547E9"/>
    <w:rsid w:val="00D54C00"/>
    <w:rsid w:val="00D557B1"/>
    <w:rsid w:val="00D56E6F"/>
    <w:rsid w:val="00D62437"/>
    <w:rsid w:val="00D6287B"/>
    <w:rsid w:val="00D642CB"/>
    <w:rsid w:val="00D66721"/>
    <w:rsid w:val="00D66E4A"/>
    <w:rsid w:val="00D6780A"/>
    <w:rsid w:val="00D73B42"/>
    <w:rsid w:val="00D73C87"/>
    <w:rsid w:val="00D73CDF"/>
    <w:rsid w:val="00D757F3"/>
    <w:rsid w:val="00D75B93"/>
    <w:rsid w:val="00D77B2D"/>
    <w:rsid w:val="00D815CF"/>
    <w:rsid w:val="00D82717"/>
    <w:rsid w:val="00D82779"/>
    <w:rsid w:val="00D828FE"/>
    <w:rsid w:val="00D8383A"/>
    <w:rsid w:val="00D85B90"/>
    <w:rsid w:val="00D8605C"/>
    <w:rsid w:val="00D86AC9"/>
    <w:rsid w:val="00D87F95"/>
    <w:rsid w:val="00D91BD3"/>
    <w:rsid w:val="00D93A23"/>
    <w:rsid w:val="00D94973"/>
    <w:rsid w:val="00D95822"/>
    <w:rsid w:val="00D97A07"/>
    <w:rsid w:val="00DA0193"/>
    <w:rsid w:val="00DA0914"/>
    <w:rsid w:val="00DA0D98"/>
    <w:rsid w:val="00DA1F53"/>
    <w:rsid w:val="00DA4A00"/>
    <w:rsid w:val="00DA52BE"/>
    <w:rsid w:val="00DA6315"/>
    <w:rsid w:val="00DA7126"/>
    <w:rsid w:val="00DA7767"/>
    <w:rsid w:val="00DB1E50"/>
    <w:rsid w:val="00DB28B3"/>
    <w:rsid w:val="00DB4E2F"/>
    <w:rsid w:val="00DB5F02"/>
    <w:rsid w:val="00DB6240"/>
    <w:rsid w:val="00DB7197"/>
    <w:rsid w:val="00DB7380"/>
    <w:rsid w:val="00DB77E0"/>
    <w:rsid w:val="00DB7C60"/>
    <w:rsid w:val="00DC1A01"/>
    <w:rsid w:val="00DC245A"/>
    <w:rsid w:val="00DC2530"/>
    <w:rsid w:val="00DC3E10"/>
    <w:rsid w:val="00DC425F"/>
    <w:rsid w:val="00DC47D6"/>
    <w:rsid w:val="00DC53CA"/>
    <w:rsid w:val="00DC5459"/>
    <w:rsid w:val="00DC55D4"/>
    <w:rsid w:val="00DC6C66"/>
    <w:rsid w:val="00DD1BEC"/>
    <w:rsid w:val="00DD3420"/>
    <w:rsid w:val="00DD42B2"/>
    <w:rsid w:val="00DD6FAD"/>
    <w:rsid w:val="00DD7508"/>
    <w:rsid w:val="00DE3E1A"/>
    <w:rsid w:val="00DE4D02"/>
    <w:rsid w:val="00DE6029"/>
    <w:rsid w:val="00DE736B"/>
    <w:rsid w:val="00DF2367"/>
    <w:rsid w:val="00DF3815"/>
    <w:rsid w:val="00DF42D5"/>
    <w:rsid w:val="00DF4C94"/>
    <w:rsid w:val="00DF5C92"/>
    <w:rsid w:val="00DF603F"/>
    <w:rsid w:val="00DF65E5"/>
    <w:rsid w:val="00DF6B26"/>
    <w:rsid w:val="00E002A5"/>
    <w:rsid w:val="00E0129F"/>
    <w:rsid w:val="00E017B8"/>
    <w:rsid w:val="00E02359"/>
    <w:rsid w:val="00E024DA"/>
    <w:rsid w:val="00E04DAE"/>
    <w:rsid w:val="00E0512C"/>
    <w:rsid w:val="00E0608A"/>
    <w:rsid w:val="00E0759D"/>
    <w:rsid w:val="00E07AEB"/>
    <w:rsid w:val="00E07B5A"/>
    <w:rsid w:val="00E10B21"/>
    <w:rsid w:val="00E1151A"/>
    <w:rsid w:val="00E1199B"/>
    <w:rsid w:val="00E11EC7"/>
    <w:rsid w:val="00E142BA"/>
    <w:rsid w:val="00E1769A"/>
    <w:rsid w:val="00E20E4D"/>
    <w:rsid w:val="00E2113B"/>
    <w:rsid w:val="00E21B52"/>
    <w:rsid w:val="00E22362"/>
    <w:rsid w:val="00E22D06"/>
    <w:rsid w:val="00E2349B"/>
    <w:rsid w:val="00E2575D"/>
    <w:rsid w:val="00E31087"/>
    <w:rsid w:val="00E3477F"/>
    <w:rsid w:val="00E3490E"/>
    <w:rsid w:val="00E34BD7"/>
    <w:rsid w:val="00E34F1B"/>
    <w:rsid w:val="00E361C5"/>
    <w:rsid w:val="00E361CE"/>
    <w:rsid w:val="00E3694D"/>
    <w:rsid w:val="00E40772"/>
    <w:rsid w:val="00E435E3"/>
    <w:rsid w:val="00E4491D"/>
    <w:rsid w:val="00E44F37"/>
    <w:rsid w:val="00E45263"/>
    <w:rsid w:val="00E5051A"/>
    <w:rsid w:val="00E53948"/>
    <w:rsid w:val="00E5508C"/>
    <w:rsid w:val="00E568FA"/>
    <w:rsid w:val="00E616C4"/>
    <w:rsid w:val="00E61E18"/>
    <w:rsid w:val="00E63694"/>
    <w:rsid w:val="00E65743"/>
    <w:rsid w:val="00E65B78"/>
    <w:rsid w:val="00E67E08"/>
    <w:rsid w:val="00E70C6A"/>
    <w:rsid w:val="00E71C5E"/>
    <w:rsid w:val="00E72884"/>
    <w:rsid w:val="00E735FB"/>
    <w:rsid w:val="00E74D3A"/>
    <w:rsid w:val="00E75997"/>
    <w:rsid w:val="00E770C8"/>
    <w:rsid w:val="00E7723D"/>
    <w:rsid w:val="00E812F7"/>
    <w:rsid w:val="00E81730"/>
    <w:rsid w:val="00E81F0E"/>
    <w:rsid w:val="00E8208A"/>
    <w:rsid w:val="00E839D2"/>
    <w:rsid w:val="00E85496"/>
    <w:rsid w:val="00E864A2"/>
    <w:rsid w:val="00E87E00"/>
    <w:rsid w:val="00E95BF9"/>
    <w:rsid w:val="00E95CAB"/>
    <w:rsid w:val="00E96ABD"/>
    <w:rsid w:val="00EA0AD5"/>
    <w:rsid w:val="00EA4F69"/>
    <w:rsid w:val="00EA5F7D"/>
    <w:rsid w:val="00EA6BD8"/>
    <w:rsid w:val="00EB1FC9"/>
    <w:rsid w:val="00EB2B4F"/>
    <w:rsid w:val="00EB3615"/>
    <w:rsid w:val="00EB41CD"/>
    <w:rsid w:val="00EB50C5"/>
    <w:rsid w:val="00EB6952"/>
    <w:rsid w:val="00EB7FD3"/>
    <w:rsid w:val="00EC1226"/>
    <w:rsid w:val="00EC15FD"/>
    <w:rsid w:val="00EC4625"/>
    <w:rsid w:val="00EC4D36"/>
    <w:rsid w:val="00EC653A"/>
    <w:rsid w:val="00EC6C07"/>
    <w:rsid w:val="00EC7E0C"/>
    <w:rsid w:val="00ED064B"/>
    <w:rsid w:val="00ED088B"/>
    <w:rsid w:val="00ED129F"/>
    <w:rsid w:val="00ED4BA8"/>
    <w:rsid w:val="00ED54A7"/>
    <w:rsid w:val="00ED593C"/>
    <w:rsid w:val="00ED6020"/>
    <w:rsid w:val="00EE011B"/>
    <w:rsid w:val="00EE25FF"/>
    <w:rsid w:val="00EE2B5F"/>
    <w:rsid w:val="00EE3663"/>
    <w:rsid w:val="00EE3A06"/>
    <w:rsid w:val="00EE3BA5"/>
    <w:rsid w:val="00EE4FA0"/>
    <w:rsid w:val="00EE723B"/>
    <w:rsid w:val="00EF00C4"/>
    <w:rsid w:val="00EF017F"/>
    <w:rsid w:val="00EF06C9"/>
    <w:rsid w:val="00EF1579"/>
    <w:rsid w:val="00EF18D8"/>
    <w:rsid w:val="00EF346B"/>
    <w:rsid w:val="00EF379B"/>
    <w:rsid w:val="00EF45BA"/>
    <w:rsid w:val="00EF4A4C"/>
    <w:rsid w:val="00EF4DA3"/>
    <w:rsid w:val="00EF65EE"/>
    <w:rsid w:val="00EF6BE1"/>
    <w:rsid w:val="00EF7E72"/>
    <w:rsid w:val="00F008AF"/>
    <w:rsid w:val="00F02C95"/>
    <w:rsid w:val="00F03E2D"/>
    <w:rsid w:val="00F040B9"/>
    <w:rsid w:val="00F062A4"/>
    <w:rsid w:val="00F0693D"/>
    <w:rsid w:val="00F06B9C"/>
    <w:rsid w:val="00F07A2D"/>
    <w:rsid w:val="00F15CD3"/>
    <w:rsid w:val="00F16151"/>
    <w:rsid w:val="00F16281"/>
    <w:rsid w:val="00F16D7B"/>
    <w:rsid w:val="00F175BE"/>
    <w:rsid w:val="00F17AC9"/>
    <w:rsid w:val="00F17FEF"/>
    <w:rsid w:val="00F21459"/>
    <w:rsid w:val="00F21779"/>
    <w:rsid w:val="00F22965"/>
    <w:rsid w:val="00F243BB"/>
    <w:rsid w:val="00F26A04"/>
    <w:rsid w:val="00F2719D"/>
    <w:rsid w:val="00F305AD"/>
    <w:rsid w:val="00F30CBB"/>
    <w:rsid w:val="00F33754"/>
    <w:rsid w:val="00F33FB1"/>
    <w:rsid w:val="00F351C1"/>
    <w:rsid w:val="00F35841"/>
    <w:rsid w:val="00F358C3"/>
    <w:rsid w:val="00F35C07"/>
    <w:rsid w:val="00F374C5"/>
    <w:rsid w:val="00F37A6B"/>
    <w:rsid w:val="00F40180"/>
    <w:rsid w:val="00F40BD9"/>
    <w:rsid w:val="00F4138D"/>
    <w:rsid w:val="00F41AB9"/>
    <w:rsid w:val="00F43A1A"/>
    <w:rsid w:val="00F43C34"/>
    <w:rsid w:val="00F44F21"/>
    <w:rsid w:val="00F45784"/>
    <w:rsid w:val="00F459FD"/>
    <w:rsid w:val="00F46261"/>
    <w:rsid w:val="00F471C8"/>
    <w:rsid w:val="00F50DE0"/>
    <w:rsid w:val="00F50F37"/>
    <w:rsid w:val="00F51756"/>
    <w:rsid w:val="00F517FB"/>
    <w:rsid w:val="00F5238D"/>
    <w:rsid w:val="00F537AD"/>
    <w:rsid w:val="00F53BFF"/>
    <w:rsid w:val="00F54B35"/>
    <w:rsid w:val="00F55D4E"/>
    <w:rsid w:val="00F56197"/>
    <w:rsid w:val="00F56753"/>
    <w:rsid w:val="00F60E3A"/>
    <w:rsid w:val="00F62065"/>
    <w:rsid w:val="00F64288"/>
    <w:rsid w:val="00F64BAB"/>
    <w:rsid w:val="00F6559D"/>
    <w:rsid w:val="00F66A36"/>
    <w:rsid w:val="00F673EB"/>
    <w:rsid w:val="00F70A56"/>
    <w:rsid w:val="00F7271A"/>
    <w:rsid w:val="00F72D91"/>
    <w:rsid w:val="00F74DA4"/>
    <w:rsid w:val="00F75C29"/>
    <w:rsid w:val="00F76432"/>
    <w:rsid w:val="00F80493"/>
    <w:rsid w:val="00F81D2C"/>
    <w:rsid w:val="00F833FE"/>
    <w:rsid w:val="00F83C99"/>
    <w:rsid w:val="00F850C2"/>
    <w:rsid w:val="00F85576"/>
    <w:rsid w:val="00F856E4"/>
    <w:rsid w:val="00F92B7B"/>
    <w:rsid w:val="00F934A2"/>
    <w:rsid w:val="00F939C0"/>
    <w:rsid w:val="00F94350"/>
    <w:rsid w:val="00F97B21"/>
    <w:rsid w:val="00FA0A97"/>
    <w:rsid w:val="00FA0C42"/>
    <w:rsid w:val="00FA2EB4"/>
    <w:rsid w:val="00FA3700"/>
    <w:rsid w:val="00FA52C4"/>
    <w:rsid w:val="00FA7BE6"/>
    <w:rsid w:val="00FB2581"/>
    <w:rsid w:val="00FB29B2"/>
    <w:rsid w:val="00FB39EF"/>
    <w:rsid w:val="00FB3A73"/>
    <w:rsid w:val="00FC1EB6"/>
    <w:rsid w:val="00FC2346"/>
    <w:rsid w:val="00FC2C21"/>
    <w:rsid w:val="00FC4D6E"/>
    <w:rsid w:val="00FC7DF9"/>
    <w:rsid w:val="00FD2703"/>
    <w:rsid w:val="00FD29E1"/>
    <w:rsid w:val="00FD2ADA"/>
    <w:rsid w:val="00FD33B8"/>
    <w:rsid w:val="00FD4259"/>
    <w:rsid w:val="00FD4B35"/>
    <w:rsid w:val="00FD4CAC"/>
    <w:rsid w:val="00FD50B9"/>
    <w:rsid w:val="00FD5E6D"/>
    <w:rsid w:val="00FE09AA"/>
    <w:rsid w:val="00FE1572"/>
    <w:rsid w:val="00FE4A08"/>
    <w:rsid w:val="00FE5826"/>
    <w:rsid w:val="00FE6431"/>
    <w:rsid w:val="00FE6A8C"/>
    <w:rsid w:val="00FF08AE"/>
    <w:rsid w:val="00FF0F98"/>
    <w:rsid w:val="00FF0FC1"/>
    <w:rsid w:val="00FF113D"/>
    <w:rsid w:val="00FF29A8"/>
    <w:rsid w:val="00FF36A6"/>
    <w:rsid w:val="00FF3B91"/>
    <w:rsid w:val="00FF4B22"/>
    <w:rsid w:val="00FF568F"/>
    <w:rsid w:val="00FF5C2F"/>
    <w:rsid w:val="00FF6030"/>
    <w:rsid w:val="00FF6FEC"/>
    <w:rsid w:val="00FF7AD9"/>
    <w:rsid w:val="0F6EF629"/>
    <w:rsid w:val="0FEE522D"/>
    <w:rsid w:val="14D5821C"/>
    <w:rsid w:val="18FF7B80"/>
    <w:rsid w:val="1D7C2D6C"/>
    <w:rsid w:val="1DCFEE9F"/>
    <w:rsid w:val="1FFF9DB2"/>
    <w:rsid w:val="21FE8262"/>
    <w:rsid w:val="27DF0E4E"/>
    <w:rsid w:val="2BCF1C17"/>
    <w:rsid w:val="2DFF00B0"/>
    <w:rsid w:val="2F7B1E82"/>
    <w:rsid w:val="2FCB5FFE"/>
    <w:rsid w:val="2FD6638A"/>
    <w:rsid w:val="2FEFB0EB"/>
    <w:rsid w:val="36BF704A"/>
    <w:rsid w:val="37D752C5"/>
    <w:rsid w:val="37F94FD4"/>
    <w:rsid w:val="38FD032B"/>
    <w:rsid w:val="3AF72F25"/>
    <w:rsid w:val="3FA6EE98"/>
    <w:rsid w:val="3FAA3D5B"/>
    <w:rsid w:val="3FF720D7"/>
    <w:rsid w:val="3FFC877D"/>
    <w:rsid w:val="47AFA37C"/>
    <w:rsid w:val="47B72134"/>
    <w:rsid w:val="4AD90BE2"/>
    <w:rsid w:val="4BED2686"/>
    <w:rsid w:val="4DEFD9F8"/>
    <w:rsid w:val="4EFF7982"/>
    <w:rsid w:val="4F5FF164"/>
    <w:rsid w:val="4FEF5F09"/>
    <w:rsid w:val="4FFB8EC5"/>
    <w:rsid w:val="51CF56CF"/>
    <w:rsid w:val="53F98BD9"/>
    <w:rsid w:val="54678A81"/>
    <w:rsid w:val="577944F0"/>
    <w:rsid w:val="59FEA8E9"/>
    <w:rsid w:val="5B3BF93A"/>
    <w:rsid w:val="5BBE8785"/>
    <w:rsid w:val="5CFF9897"/>
    <w:rsid w:val="5D9F0B75"/>
    <w:rsid w:val="5DFFB8DA"/>
    <w:rsid w:val="5E6EF198"/>
    <w:rsid w:val="5E7F80FB"/>
    <w:rsid w:val="5EFFAB4F"/>
    <w:rsid w:val="5F7F73B8"/>
    <w:rsid w:val="5F7FA2E8"/>
    <w:rsid w:val="5FB7D650"/>
    <w:rsid w:val="63F74FD9"/>
    <w:rsid w:val="65B50D35"/>
    <w:rsid w:val="67DFF745"/>
    <w:rsid w:val="69EFD72D"/>
    <w:rsid w:val="6BEC9B68"/>
    <w:rsid w:val="6D3E19F9"/>
    <w:rsid w:val="6F95F044"/>
    <w:rsid w:val="6FA3AA48"/>
    <w:rsid w:val="6FAF4911"/>
    <w:rsid w:val="6FBDD699"/>
    <w:rsid w:val="6FEBA0C7"/>
    <w:rsid w:val="6FEBE5AE"/>
    <w:rsid w:val="6FF7C738"/>
    <w:rsid w:val="6FFEEFC3"/>
    <w:rsid w:val="70DB8AAF"/>
    <w:rsid w:val="70E7D4F9"/>
    <w:rsid w:val="72BDFB9D"/>
    <w:rsid w:val="73F73E8B"/>
    <w:rsid w:val="74FF86A0"/>
    <w:rsid w:val="75FBC0A8"/>
    <w:rsid w:val="763C3AC1"/>
    <w:rsid w:val="76FFCA43"/>
    <w:rsid w:val="773D1E67"/>
    <w:rsid w:val="77727BAC"/>
    <w:rsid w:val="777F53B8"/>
    <w:rsid w:val="77D1F065"/>
    <w:rsid w:val="77D301D9"/>
    <w:rsid w:val="77F79A13"/>
    <w:rsid w:val="77FB8830"/>
    <w:rsid w:val="77FFA234"/>
    <w:rsid w:val="77FFFB96"/>
    <w:rsid w:val="78BF27D1"/>
    <w:rsid w:val="79494828"/>
    <w:rsid w:val="796F04F5"/>
    <w:rsid w:val="7BB5113F"/>
    <w:rsid w:val="7BBB58A7"/>
    <w:rsid w:val="7BDD17D3"/>
    <w:rsid w:val="7BDE7116"/>
    <w:rsid w:val="7BEA53A7"/>
    <w:rsid w:val="7BEF73DB"/>
    <w:rsid w:val="7BFBD6B9"/>
    <w:rsid w:val="7CCB8DCF"/>
    <w:rsid w:val="7CFF828D"/>
    <w:rsid w:val="7D1745C8"/>
    <w:rsid w:val="7DAFFC84"/>
    <w:rsid w:val="7DFFB2A4"/>
    <w:rsid w:val="7E3F585D"/>
    <w:rsid w:val="7E7C280C"/>
    <w:rsid w:val="7E97A23D"/>
    <w:rsid w:val="7EABD49B"/>
    <w:rsid w:val="7ECF83E2"/>
    <w:rsid w:val="7EDA444D"/>
    <w:rsid w:val="7EEB7D49"/>
    <w:rsid w:val="7EF6FE5F"/>
    <w:rsid w:val="7F3728FE"/>
    <w:rsid w:val="7F5B3489"/>
    <w:rsid w:val="7F9FA38F"/>
    <w:rsid w:val="7FAF5E69"/>
    <w:rsid w:val="7FB7363B"/>
    <w:rsid w:val="7FB849A9"/>
    <w:rsid w:val="7FBF0454"/>
    <w:rsid w:val="7FC98C97"/>
    <w:rsid w:val="7FDD9053"/>
    <w:rsid w:val="7FDEACBA"/>
    <w:rsid w:val="7FE773D4"/>
    <w:rsid w:val="7FF5EDAA"/>
    <w:rsid w:val="7FF757EC"/>
    <w:rsid w:val="7FFD12B5"/>
    <w:rsid w:val="7FFE32CD"/>
    <w:rsid w:val="7FFF5472"/>
    <w:rsid w:val="8FBC966C"/>
    <w:rsid w:val="9B5F86D3"/>
    <w:rsid w:val="9B6522B1"/>
    <w:rsid w:val="9CEF5BDF"/>
    <w:rsid w:val="9F7B8DD1"/>
    <w:rsid w:val="9FFD49E6"/>
    <w:rsid w:val="9FFF415A"/>
    <w:rsid w:val="A81F137D"/>
    <w:rsid w:val="ADF30D1F"/>
    <w:rsid w:val="AEF69E35"/>
    <w:rsid w:val="AEF7B35D"/>
    <w:rsid w:val="AFDC3B27"/>
    <w:rsid w:val="AFFF99F5"/>
    <w:rsid w:val="B3C7E552"/>
    <w:rsid w:val="B3D2B16D"/>
    <w:rsid w:val="B3F7B084"/>
    <w:rsid w:val="B6DEE61A"/>
    <w:rsid w:val="B7F3C5A0"/>
    <w:rsid w:val="B7FF36BD"/>
    <w:rsid w:val="BB2F33A9"/>
    <w:rsid w:val="BB7BB4C4"/>
    <w:rsid w:val="BBBF8121"/>
    <w:rsid w:val="BCFD0DD7"/>
    <w:rsid w:val="BEFE5A49"/>
    <w:rsid w:val="BEFE75F3"/>
    <w:rsid w:val="BF5F742E"/>
    <w:rsid w:val="BF956033"/>
    <w:rsid w:val="BFFC1AC6"/>
    <w:rsid w:val="BFFF88BB"/>
    <w:rsid w:val="C57A21A8"/>
    <w:rsid w:val="C8FE3C3D"/>
    <w:rsid w:val="CBBA77B0"/>
    <w:rsid w:val="CBFEB7BF"/>
    <w:rsid w:val="CEB9AA97"/>
    <w:rsid w:val="CFF75FDD"/>
    <w:rsid w:val="D1FFDFDE"/>
    <w:rsid w:val="D6BC81EF"/>
    <w:rsid w:val="D7D6F7C5"/>
    <w:rsid w:val="D87D7525"/>
    <w:rsid w:val="D8AFFDA3"/>
    <w:rsid w:val="D9DFDE83"/>
    <w:rsid w:val="DA7286EF"/>
    <w:rsid w:val="DAF6A83B"/>
    <w:rsid w:val="DBFF3663"/>
    <w:rsid w:val="DD399B97"/>
    <w:rsid w:val="DDFB439C"/>
    <w:rsid w:val="DDFD724E"/>
    <w:rsid w:val="DF97B776"/>
    <w:rsid w:val="DF9E2DD8"/>
    <w:rsid w:val="DFCB5CB6"/>
    <w:rsid w:val="DFD702B0"/>
    <w:rsid w:val="DFDB488A"/>
    <w:rsid w:val="DFEB9C35"/>
    <w:rsid w:val="DFF34EF1"/>
    <w:rsid w:val="DFF7C261"/>
    <w:rsid w:val="E2F6714A"/>
    <w:rsid w:val="E5FED94D"/>
    <w:rsid w:val="E5FFBE11"/>
    <w:rsid w:val="E7F64DEC"/>
    <w:rsid w:val="E7FF614C"/>
    <w:rsid w:val="E8F71527"/>
    <w:rsid w:val="E9C3B3C5"/>
    <w:rsid w:val="EB0E7C2B"/>
    <w:rsid w:val="EBF73288"/>
    <w:rsid w:val="EDDD5A2E"/>
    <w:rsid w:val="EDEF9070"/>
    <w:rsid w:val="EEF76898"/>
    <w:rsid w:val="EF6D133E"/>
    <w:rsid w:val="EFFB1D5C"/>
    <w:rsid w:val="F11DF89F"/>
    <w:rsid w:val="F1FE96C5"/>
    <w:rsid w:val="F35F7CC5"/>
    <w:rsid w:val="F479C49C"/>
    <w:rsid w:val="F59EB767"/>
    <w:rsid w:val="F6C74177"/>
    <w:rsid w:val="F6F180CF"/>
    <w:rsid w:val="F6FFA352"/>
    <w:rsid w:val="F79F9EF8"/>
    <w:rsid w:val="F79FEDEB"/>
    <w:rsid w:val="F7AB06DE"/>
    <w:rsid w:val="F7BFB80B"/>
    <w:rsid w:val="F7F816FA"/>
    <w:rsid w:val="F7FD82D2"/>
    <w:rsid w:val="F7FDEAE7"/>
    <w:rsid w:val="F9B7822A"/>
    <w:rsid w:val="F9BF70AF"/>
    <w:rsid w:val="F9FF6F10"/>
    <w:rsid w:val="FA77B970"/>
    <w:rsid w:val="FA7EC2BC"/>
    <w:rsid w:val="FAFD1D64"/>
    <w:rsid w:val="FB47A451"/>
    <w:rsid w:val="FB564ABC"/>
    <w:rsid w:val="FB6F2211"/>
    <w:rsid w:val="FB77D08D"/>
    <w:rsid w:val="FB95A611"/>
    <w:rsid w:val="FBDE7C8B"/>
    <w:rsid w:val="FBEB6D93"/>
    <w:rsid w:val="FBF13FAF"/>
    <w:rsid w:val="FBFFEEBD"/>
    <w:rsid w:val="FCC97D85"/>
    <w:rsid w:val="FCEEF307"/>
    <w:rsid w:val="FCF6772A"/>
    <w:rsid w:val="FD47A99E"/>
    <w:rsid w:val="FDAE4CE6"/>
    <w:rsid w:val="FDBD04D3"/>
    <w:rsid w:val="FDFB30E2"/>
    <w:rsid w:val="FDFBD560"/>
    <w:rsid w:val="FDFED579"/>
    <w:rsid w:val="FDFEEB1D"/>
    <w:rsid w:val="FEAF4E45"/>
    <w:rsid w:val="FEDFDBE8"/>
    <w:rsid w:val="FEF70C1A"/>
    <w:rsid w:val="FEFDB027"/>
    <w:rsid w:val="FF3917A7"/>
    <w:rsid w:val="FF4FC7DE"/>
    <w:rsid w:val="FF5A105A"/>
    <w:rsid w:val="FF5A4370"/>
    <w:rsid w:val="FF7B59CE"/>
    <w:rsid w:val="FFBD32EE"/>
    <w:rsid w:val="FFC11B53"/>
    <w:rsid w:val="FFCF5C32"/>
    <w:rsid w:val="FFDF675A"/>
    <w:rsid w:val="FFEFB831"/>
    <w:rsid w:val="FFF54E3A"/>
    <w:rsid w:val="FFF66E10"/>
    <w:rsid w:val="FFF6ACF3"/>
    <w:rsid w:val="FFFFA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qFormat="1" w:uiPriority="99" w:semiHidden="0" w:name="index 1"/>
    <w:lsdException w:qFormat="1" w:uiPriority="99" w:semiHidden="0" w:name="index 2"/>
    <w:lsdException w:qFormat="1" w:uiPriority="99" w:semiHidden="0" w:name="index 3"/>
    <w:lsdException w:qFormat="1" w:uiPriority="99" w:semiHidden="0" w:name="index 4"/>
    <w:lsdException w:qFormat="1" w:uiPriority="99" w:semiHidden="0" w:name="index 5"/>
    <w:lsdException w:qFormat="1" w:uiPriority="99" w:semiHidden="0" w:name="index 6"/>
    <w:lsdException w:qFormat="1" w:uiPriority="99" w:semiHidden="0" w:name="index 7"/>
    <w:lsdException w:qFormat="1" w:uiPriority="99" w:semiHidden="0" w:name="index 8"/>
    <w:lsdException w:qFormat="1" w:uiPriority="99"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semiHidden="0" w:name="Normal Indent"/>
    <w:lsdException w:uiPriority="99" w:name="footnote text"/>
    <w:lsdException w:qFormat="1" w:unhideWhenUsed="0" w:uiPriority="0" w:semiHidden="0" w:name="annotation text"/>
    <w:lsdException w:qFormat="1" w:uiPriority="0" w:semiHidden="0" w:name="header"/>
    <w:lsdException w:qFormat="1" w:uiPriority="99" w:semiHidden="0" w:name="footer"/>
    <w:lsdException w:qFormat="1" w:uiPriority="99" w:semiHidden="0"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qFormat="1" w:uiPriority="99" w:semiHidden="0"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宋体" w:hAnsi="宋体" w:eastAsia="宋体" w:cs="宋体"/>
      <w:kern w:val="0"/>
      <w:sz w:val="24"/>
      <w:szCs w:val="24"/>
      <w:lang w:val="en-US" w:eastAsia="zh-CN" w:bidi="ar-SA"/>
    </w:rPr>
  </w:style>
  <w:style w:type="paragraph" w:styleId="2">
    <w:name w:val="heading 1"/>
    <w:basedOn w:val="1"/>
    <w:next w:val="1"/>
    <w:link w:val="53"/>
    <w:qFormat/>
    <w:uiPriority w:val="0"/>
    <w:pPr>
      <w:keepNext/>
      <w:pageBreakBefore/>
      <w:spacing w:before="780" w:after="624"/>
      <w:outlineLvl w:val="0"/>
    </w:pPr>
    <w:rPr>
      <w:rFonts w:eastAsia="黑体" w:cs="Times New Roman"/>
      <w:bCs/>
      <w:sz w:val="32"/>
    </w:rPr>
  </w:style>
  <w:style w:type="paragraph" w:styleId="3">
    <w:name w:val="heading 2"/>
    <w:basedOn w:val="1"/>
    <w:next w:val="1"/>
    <w:link w:val="54"/>
    <w:unhideWhenUsed/>
    <w:qFormat/>
    <w:uiPriority w:val="9"/>
    <w:pPr>
      <w:keepNext/>
      <w:keepLines/>
      <w:numPr>
        <w:ilvl w:val="0"/>
        <w:numId w:val="1"/>
      </w:numPr>
      <w:spacing w:before="260" w:after="260" w:line="416" w:lineRule="atLeast"/>
      <w:outlineLvl w:val="1"/>
    </w:pPr>
    <w:rPr>
      <w:rFonts w:eastAsia="黑体" w:cstheme="majorBidi"/>
      <w:bCs/>
      <w:sz w:val="24"/>
      <w:szCs w:val="28"/>
    </w:rPr>
  </w:style>
  <w:style w:type="paragraph" w:styleId="4">
    <w:name w:val="heading 3"/>
    <w:basedOn w:val="1"/>
    <w:next w:val="1"/>
    <w:link w:val="58"/>
    <w:unhideWhenUsed/>
    <w:qFormat/>
    <w:uiPriority w:val="9"/>
    <w:pPr>
      <w:keepNext/>
      <w:keepLines/>
      <w:spacing w:before="260" w:after="260" w:line="416" w:lineRule="atLeast"/>
      <w:outlineLvl w:val="2"/>
    </w:pPr>
    <w:rPr>
      <w:rFonts w:ascii="Times New Roman" w:hAnsi="Times New Roman" w:eastAsia="黑体" w:cs="Times New Roman"/>
      <w:bCs/>
      <w:szCs w:val="32"/>
    </w:rPr>
  </w:style>
  <w:style w:type="paragraph" w:styleId="5">
    <w:name w:val="heading 4"/>
    <w:basedOn w:val="1"/>
    <w:next w:val="1"/>
    <w:link w:val="5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60"/>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61"/>
    <w:unhideWhenUsed/>
    <w:qFormat/>
    <w:uiPriority w:val="9"/>
    <w:pPr>
      <w:keepNext/>
      <w:keepLines/>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62"/>
    <w:unhideWhenUsed/>
    <w:qFormat/>
    <w:uiPriority w:val="9"/>
    <w:pPr>
      <w:keepNext/>
      <w:keepLines/>
      <w:spacing w:before="240" w:after="64" w:line="320" w:lineRule="auto"/>
      <w:outlineLvl w:val="6"/>
    </w:pPr>
    <w:rPr>
      <w:b/>
      <w:bCs/>
    </w:rPr>
  </w:style>
  <w:style w:type="paragraph" w:styleId="9">
    <w:name w:val="heading 8"/>
    <w:basedOn w:val="1"/>
    <w:next w:val="1"/>
    <w:link w:val="63"/>
    <w:unhideWhenUsed/>
    <w:qFormat/>
    <w:uiPriority w:val="9"/>
    <w:pPr>
      <w:keepNext/>
      <w:keepLines/>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64"/>
    <w:unhideWhenUsed/>
    <w:qFormat/>
    <w:uiPriority w:val="9"/>
    <w:pPr>
      <w:keepNext/>
      <w:keepLines/>
      <w:spacing w:before="240" w:after="64" w:line="320" w:lineRule="auto"/>
      <w:outlineLvl w:val="8"/>
    </w:pPr>
    <w:rPr>
      <w:rFonts w:asciiTheme="majorHAnsi" w:hAnsiTheme="majorHAnsi" w:eastAsiaTheme="majorEastAsia" w:cstheme="majorBidi"/>
      <w:sz w:val="21"/>
      <w:szCs w:val="21"/>
    </w:rPr>
  </w:style>
  <w:style w:type="character" w:default="1" w:styleId="39">
    <w:name w:val="Default Paragraph Font"/>
    <w:unhideWhenUsed/>
    <w:qFormat/>
    <w:uiPriority w:val="1"/>
  </w:style>
  <w:style w:type="table" w:default="1" w:styleId="48">
    <w:name w:val="Normal Table"/>
    <w:unhideWhenUsed/>
    <w:qFormat/>
    <w:uiPriority w:val="99"/>
    <w:tblPr>
      <w:tblCellMar>
        <w:top w:w="0" w:type="dxa"/>
        <w:left w:w="108" w:type="dxa"/>
        <w:bottom w:w="0" w:type="dxa"/>
        <w:right w:w="108" w:type="dxa"/>
      </w:tblCellMar>
    </w:tblPr>
  </w:style>
  <w:style w:type="paragraph" w:styleId="11">
    <w:name w:val="annotation subject"/>
    <w:basedOn w:val="12"/>
    <w:next w:val="12"/>
    <w:link w:val="52"/>
    <w:unhideWhenUsed/>
    <w:qFormat/>
    <w:uiPriority w:val="99"/>
    <w:rPr>
      <w:b/>
      <w:bCs/>
    </w:rPr>
  </w:style>
  <w:style w:type="paragraph" w:styleId="12">
    <w:name w:val="annotation text"/>
    <w:basedOn w:val="1"/>
    <w:next w:val="1"/>
    <w:link w:val="50"/>
    <w:qFormat/>
    <w:uiPriority w:val="0"/>
    <w:rPr>
      <w:rFonts w:ascii="Times New Roman" w:hAnsi="Times New Roman" w:cs="Times New Roman" w:eastAsiaTheme="minorEastAsia"/>
    </w:rPr>
  </w:style>
  <w:style w:type="paragraph" w:styleId="13">
    <w:name w:val="toc 7"/>
    <w:basedOn w:val="1"/>
    <w:next w:val="1"/>
    <w:unhideWhenUsed/>
    <w:qFormat/>
    <w:uiPriority w:val="39"/>
    <w:pPr>
      <w:ind w:left="1440"/>
    </w:pPr>
    <w:rPr>
      <w:rFonts w:asciiTheme="minorHAnsi" w:eastAsiaTheme="minorHAnsi"/>
      <w:sz w:val="18"/>
      <w:szCs w:val="18"/>
    </w:rPr>
  </w:style>
  <w:style w:type="paragraph" w:styleId="14">
    <w:name w:val="index 8"/>
    <w:basedOn w:val="1"/>
    <w:next w:val="1"/>
    <w:unhideWhenUsed/>
    <w:qFormat/>
    <w:uiPriority w:val="99"/>
    <w:pPr>
      <w:ind w:left="1920" w:hanging="240"/>
    </w:pPr>
    <w:rPr>
      <w:rFonts w:hAnsi="Times New Roman" w:cs="Times New Roman" w:asciiTheme="minorHAnsi" w:eastAsiaTheme="minorHAnsi"/>
      <w:sz w:val="18"/>
      <w:szCs w:val="18"/>
    </w:rPr>
  </w:style>
  <w:style w:type="paragraph" w:styleId="15">
    <w:name w:val="Normal Indent"/>
    <w:basedOn w:val="1"/>
    <w:qFormat/>
    <w:uiPriority w:val="0"/>
    <w:pPr>
      <w:spacing w:before="100" w:beforeAutospacing="1" w:after="100" w:afterAutospacing="1"/>
      <w:ind w:firstLine="200" w:firstLineChars="200"/>
    </w:pPr>
    <w:rPr>
      <w:rFonts w:ascii="Times New Roman" w:hAnsi="Times New Roman" w:cs="Times New Roman" w:eastAsiaTheme="minorEastAsia"/>
    </w:rPr>
  </w:style>
  <w:style w:type="paragraph" w:styleId="16">
    <w:name w:val="caption"/>
    <w:basedOn w:val="1"/>
    <w:next w:val="1"/>
    <w:unhideWhenUsed/>
    <w:qFormat/>
    <w:uiPriority w:val="35"/>
    <w:rPr>
      <w:rFonts w:asciiTheme="majorHAnsi" w:hAnsiTheme="majorHAnsi" w:eastAsiaTheme="minorEastAsia" w:cstheme="majorBidi"/>
      <w:sz w:val="20"/>
      <w:szCs w:val="20"/>
    </w:rPr>
  </w:style>
  <w:style w:type="paragraph" w:styleId="17">
    <w:name w:val="index 5"/>
    <w:basedOn w:val="1"/>
    <w:next w:val="1"/>
    <w:unhideWhenUsed/>
    <w:qFormat/>
    <w:uiPriority w:val="99"/>
    <w:pPr>
      <w:ind w:left="1200" w:hanging="240"/>
    </w:pPr>
    <w:rPr>
      <w:rFonts w:hAnsi="Times New Roman" w:cs="Times New Roman" w:asciiTheme="minorHAnsi" w:eastAsiaTheme="minorHAnsi"/>
      <w:sz w:val="18"/>
      <w:szCs w:val="18"/>
    </w:rPr>
  </w:style>
  <w:style w:type="paragraph" w:styleId="18">
    <w:name w:val="index 6"/>
    <w:basedOn w:val="1"/>
    <w:next w:val="1"/>
    <w:unhideWhenUsed/>
    <w:qFormat/>
    <w:uiPriority w:val="99"/>
    <w:pPr>
      <w:ind w:left="1440" w:hanging="240"/>
    </w:pPr>
    <w:rPr>
      <w:rFonts w:hAnsi="Times New Roman" w:cs="Times New Roman" w:asciiTheme="minorHAnsi" w:eastAsiaTheme="minorHAnsi"/>
      <w:sz w:val="18"/>
      <w:szCs w:val="18"/>
    </w:rPr>
  </w:style>
  <w:style w:type="paragraph" w:styleId="19">
    <w:name w:val="index 4"/>
    <w:basedOn w:val="1"/>
    <w:next w:val="1"/>
    <w:unhideWhenUsed/>
    <w:qFormat/>
    <w:uiPriority w:val="99"/>
    <w:pPr>
      <w:ind w:left="960" w:hanging="240"/>
    </w:pPr>
    <w:rPr>
      <w:rFonts w:hAnsi="Times New Roman" w:cs="Times New Roman" w:asciiTheme="minorHAnsi" w:eastAsiaTheme="minorHAnsi"/>
      <w:sz w:val="18"/>
      <w:szCs w:val="18"/>
    </w:rPr>
  </w:style>
  <w:style w:type="paragraph" w:styleId="20">
    <w:name w:val="toc 5"/>
    <w:basedOn w:val="1"/>
    <w:next w:val="1"/>
    <w:unhideWhenUsed/>
    <w:qFormat/>
    <w:uiPriority w:val="39"/>
    <w:pPr>
      <w:ind w:left="960"/>
    </w:pPr>
    <w:rPr>
      <w:rFonts w:asciiTheme="minorHAnsi" w:eastAsiaTheme="minorHAnsi"/>
      <w:sz w:val="18"/>
      <w:szCs w:val="18"/>
    </w:rPr>
  </w:style>
  <w:style w:type="paragraph" w:styleId="21">
    <w:name w:val="toc 3"/>
    <w:basedOn w:val="22"/>
    <w:next w:val="1"/>
    <w:qFormat/>
    <w:uiPriority w:val="39"/>
    <w:pPr>
      <w:ind w:left="480"/>
    </w:pPr>
    <w:rPr>
      <w:i/>
      <w:iCs/>
      <w:smallCaps w:val="0"/>
    </w:rPr>
  </w:style>
  <w:style w:type="paragraph" w:styleId="22">
    <w:name w:val="toc 2"/>
    <w:basedOn w:val="23"/>
    <w:next w:val="1"/>
    <w:qFormat/>
    <w:uiPriority w:val="39"/>
    <w:pPr>
      <w:spacing w:before="0"/>
      <w:ind w:left="240"/>
    </w:pPr>
    <w:rPr>
      <w:b w:val="0"/>
      <w:bCs w:val="0"/>
      <w:caps w:val="0"/>
      <w:smallCaps/>
    </w:rPr>
  </w:style>
  <w:style w:type="paragraph" w:styleId="23">
    <w:name w:val="toc 1"/>
    <w:basedOn w:val="1"/>
    <w:next w:val="1"/>
    <w:qFormat/>
    <w:uiPriority w:val="39"/>
    <w:pPr>
      <w:spacing w:before="120"/>
    </w:pPr>
    <w:rPr>
      <w:rFonts w:hAnsi="Times New Roman" w:cs="Times New Roman" w:asciiTheme="minorHAnsi" w:eastAsiaTheme="minorHAnsi"/>
      <w:b/>
      <w:bCs/>
      <w:caps/>
      <w:sz w:val="22"/>
      <w:szCs w:val="22"/>
    </w:rPr>
  </w:style>
  <w:style w:type="paragraph" w:styleId="24">
    <w:name w:val="toc 8"/>
    <w:basedOn w:val="1"/>
    <w:next w:val="1"/>
    <w:unhideWhenUsed/>
    <w:qFormat/>
    <w:uiPriority w:val="39"/>
    <w:pPr>
      <w:ind w:left="1680"/>
    </w:pPr>
    <w:rPr>
      <w:rFonts w:asciiTheme="minorHAnsi" w:eastAsiaTheme="minorHAnsi"/>
      <w:sz w:val="18"/>
      <w:szCs w:val="18"/>
    </w:rPr>
  </w:style>
  <w:style w:type="paragraph" w:styleId="25">
    <w:name w:val="index 3"/>
    <w:basedOn w:val="1"/>
    <w:next w:val="1"/>
    <w:unhideWhenUsed/>
    <w:qFormat/>
    <w:uiPriority w:val="99"/>
    <w:pPr>
      <w:ind w:left="720" w:hanging="240"/>
    </w:pPr>
    <w:rPr>
      <w:rFonts w:hAnsi="Times New Roman" w:cs="Times New Roman" w:asciiTheme="minorHAnsi" w:eastAsiaTheme="minorHAnsi"/>
      <w:sz w:val="18"/>
      <w:szCs w:val="18"/>
    </w:rPr>
  </w:style>
  <w:style w:type="paragraph" w:styleId="26">
    <w:name w:val="Balloon Text"/>
    <w:basedOn w:val="1"/>
    <w:link w:val="51"/>
    <w:unhideWhenUsed/>
    <w:qFormat/>
    <w:uiPriority w:val="99"/>
    <w:rPr>
      <w:rFonts w:hAnsi="Times New Roman" w:cs="Times New Roman" w:eastAsiaTheme="minorEastAsia"/>
      <w:sz w:val="18"/>
      <w:szCs w:val="18"/>
    </w:rPr>
  </w:style>
  <w:style w:type="paragraph" w:styleId="27">
    <w:name w:val="footer"/>
    <w:basedOn w:val="1"/>
    <w:link w:val="57"/>
    <w:unhideWhenUsed/>
    <w:qFormat/>
    <w:uiPriority w:val="99"/>
    <w:pPr>
      <w:tabs>
        <w:tab w:val="center" w:pos="4153"/>
        <w:tab w:val="right" w:pos="8306"/>
      </w:tabs>
      <w:spacing w:line="240" w:lineRule="atLeast"/>
    </w:pPr>
    <w:rPr>
      <w:rFonts w:ascii="Times New Roman" w:hAnsi="Times New Roman" w:cs="Times New Roman" w:eastAsiaTheme="minorEastAsia"/>
      <w:sz w:val="18"/>
      <w:szCs w:val="18"/>
    </w:rPr>
  </w:style>
  <w:style w:type="paragraph" w:styleId="28">
    <w:name w:val="header"/>
    <w:basedOn w:val="1"/>
    <w:link w:val="56"/>
    <w:unhideWhenUsed/>
    <w:qFormat/>
    <w:uiPriority w:val="0"/>
    <w:pPr>
      <w:pBdr>
        <w:bottom w:val="single" w:color="auto" w:sz="6" w:space="1"/>
      </w:pBdr>
      <w:tabs>
        <w:tab w:val="center" w:pos="4153"/>
        <w:tab w:val="right" w:pos="8306"/>
      </w:tabs>
      <w:spacing w:line="240" w:lineRule="atLeast"/>
      <w:jc w:val="center"/>
    </w:pPr>
    <w:rPr>
      <w:rFonts w:ascii="Times New Roman" w:hAnsi="Times New Roman" w:cs="Times New Roman" w:eastAsiaTheme="minorEastAsia"/>
      <w:sz w:val="18"/>
      <w:szCs w:val="18"/>
    </w:rPr>
  </w:style>
  <w:style w:type="paragraph" w:styleId="29">
    <w:name w:val="toc 4"/>
    <w:basedOn w:val="1"/>
    <w:next w:val="1"/>
    <w:unhideWhenUsed/>
    <w:qFormat/>
    <w:uiPriority w:val="39"/>
    <w:pPr>
      <w:ind w:left="720"/>
    </w:pPr>
    <w:rPr>
      <w:rFonts w:asciiTheme="minorHAnsi" w:eastAsiaTheme="minorHAnsi"/>
      <w:sz w:val="18"/>
      <w:szCs w:val="18"/>
    </w:rPr>
  </w:style>
  <w:style w:type="paragraph" w:styleId="30">
    <w:name w:val="index heading"/>
    <w:basedOn w:val="1"/>
    <w:next w:val="31"/>
    <w:unhideWhenUsed/>
    <w:qFormat/>
    <w:uiPriority w:val="99"/>
    <w:pPr>
      <w:pBdr>
        <w:top w:val="single" w:color="auto" w:sz="12" w:space="0"/>
      </w:pBdr>
      <w:spacing w:before="360" w:after="240"/>
    </w:pPr>
    <w:rPr>
      <w:rFonts w:hAnsi="Times New Roman" w:cs="Times New Roman" w:asciiTheme="minorHAnsi" w:eastAsiaTheme="minorHAnsi"/>
      <w:b/>
      <w:bCs/>
      <w:i/>
      <w:iCs/>
      <w:sz w:val="26"/>
      <w:szCs w:val="26"/>
    </w:rPr>
  </w:style>
  <w:style w:type="paragraph" w:styleId="31">
    <w:name w:val="index 1"/>
    <w:basedOn w:val="1"/>
    <w:next w:val="1"/>
    <w:unhideWhenUsed/>
    <w:qFormat/>
    <w:uiPriority w:val="99"/>
    <w:pPr>
      <w:ind w:left="240" w:hanging="240"/>
    </w:pPr>
    <w:rPr>
      <w:rFonts w:hAnsi="Times New Roman" w:cs="Times New Roman" w:asciiTheme="minorHAnsi" w:eastAsiaTheme="minorHAnsi"/>
      <w:sz w:val="18"/>
      <w:szCs w:val="18"/>
    </w:rPr>
  </w:style>
  <w:style w:type="paragraph" w:styleId="32">
    <w:name w:val="toc 6"/>
    <w:basedOn w:val="1"/>
    <w:next w:val="1"/>
    <w:unhideWhenUsed/>
    <w:qFormat/>
    <w:uiPriority w:val="39"/>
    <w:pPr>
      <w:ind w:left="1200"/>
    </w:pPr>
    <w:rPr>
      <w:rFonts w:asciiTheme="minorHAnsi" w:eastAsiaTheme="minorHAnsi"/>
      <w:sz w:val="18"/>
      <w:szCs w:val="18"/>
    </w:rPr>
  </w:style>
  <w:style w:type="paragraph" w:styleId="33">
    <w:name w:val="index 7"/>
    <w:basedOn w:val="1"/>
    <w:next w:val="1"/>
    <w:unhideWhenUsed/>
    <w:qFormat/>
    <w:uiPriority w:val="99"/>
    <w:pPr>
      <w:ind w:left="1680" w:hanging="240"/>
    </w:pPr>
    <w:rPr>
      <w:rFonts w:hAnsi="Times New Roman" w:cs="Times New Roman" w:asciiTheme="minorHAnsi" w:eastAsiaTheme="minorHAnsi"/>
      <w:sz w:val="18"/>
      <w:szCs w:val="18"/>
    </w:rPr>
  </w:style>
  <w:style w:type="paragraph" w:styleId="34">
    <w:name w:val="index 9"/>
    <w:basedOn w:val="1"/>
    <w:next w:val="1"/>
    <w:unhideWhenUsed/>
    <w:qFormat/>
    <w:uiPriority w:val="99"/>
    <w:pPr>
      <w:ind w:left="2160" w:hanging="240"/>
    </w:pPr>
    <w:rPr>
      <w:rFonts w:hAnsi="Times New Roman" w:cs="Times New Roman" w:asciiTheme="minorHAnsi" w:eastAsiaTheme="minorHAnsi"/>
      <w:sz w:val="18"/>
      <w:szCs w:val="18"/>
    </w:rPr>
  </w:style>
  <w:style w:type="paragraph" w:styleId="35">
    <w:name w:val="toc 9"/>
    <w:basedOn w:val="1"/>
    <w:next w:val="1"/>
    <w:unhideWhenUsed/>
    <w:qFormat/>
    <w:uiPriority w:val="39"/>
    <w:pPr>
      <w:ind w:left="1920"/>
    </w:pPr>
    <w:rPr>
      <w:rFonts w:asciiTheme="minorHAnsi" w:eastAsiaTheme="minorHAnsi"/>
      <w:sz w:val="18"/>
      <w:szCs w:val="18"/>
    </w:rPr>
  </w:style>
  <w:style w:type="paragraph" w:styleId="36">
    <w:name w:val="HTML Preformatted"/>
    <w:basedOn w:val="1"/>
    <w:link w:val="67"/>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37">
    <w:name w:val="Normal (Web)"/>
    <w:basedOn w:val="1"/>
    <w:unhideWhenUsed/>
    <w:qFormat/>
    <w:uiPriority w:val="99"/>
    <w:pPr>
      <w:spacing w:before="0" w:beforeAutospacing="1" w:after="0" w:afterAutospacing="1"/>
      <w:ind w:left="0" w:right="0"/>
      <w:jc w:val="left"/>
    </w:pPr>
    <w:rPr>
      <w:kern w:val="0"/>
      <w:sz w:val="24"/>
      <w:lang w:val="en-US" w:eastAsia="zh-CN" w:bidi="ar"/>
    </w:rPr>
  </w:style>
  <w:style w:type="paragraph" w:styleId="38">
    <w:name w:val="index 2"/>
    <w:basedOn w:val="1"/>
    <w:next w:val="1"/>
    <w:unhideWhenUsed/>
    <w:qFormat/>
    <w:uiPriority w:val="99"/>
    <w:pPr>
      <w:ind w:left="480" w:hanging="240"/>
    </w:pPr>
    <w:rPr>
      <w:rFonts w:hAnsi="Times New Roman" w:cs="Times New Roman" w:asciiTheme="minorHAnsi" w:eastAsiaTheme="minorHAnsi"/>
      <w:sz w:val="18"/>
      <w:szCs w:val="18"/>
    </w:rPr>
  </w:style>
  <w:style w:type="character" w:styleId="40">
    <w:name w:val="Strong"/>
    <w:basedOn w:val="39"/>
    <w:qFormat/>
    <w:uiPriority w:val="22"/>
    <w:rPr>
      <w:b/>
      <w:bCs/>
    </w:rPr>
  </w:style>
  <w:style w:type="character" w:styleId="41">
    <w:name w:val="page number"/>
    <w:basedOn w:val="39"/>
    <w:unhideWhenUsed/>
    <w:qFormat/>
    <w:uiPriority w:val="99"/>
  </w:style>
  <w:style w:type="character" w:styleId="42">
    <w:name w:val="FollowedHyperlink"/>
    <w:basedOn w:val="39"/>
    <w:unhideWhenUsed/>
    <w:qFormat/>
    <w:uiPriority w:val="99"/>
    <w:rPr>
      <w:color w:val="954F72" w:themeColor="followedHyperlink"/>
      <w:u w:val="single"/>
      <w14:textFill>
        <w14:solidFill>
          <w14:schemeClr w14:val="folHlink"/>
        </w14:solidFill>
      </w14:textFill>
    </w:rPr>
  </w:style>
  <w:style w:type="character" w:styleId="43">
    <w:name w:val="Emphasis"/>
    <w:basedOn w:val="39"/>
    <w:qFormat/>
    <w:uiPriority w:val="20"/>
    <w:rPr>
      <w:i/>
    </w:rPr>
  </w:style>
  <w:style w:type="character" w:styleId="44">
    <w:name w:val="Hyperlink"/>
    <w:qFormat/>
    <w:uiPriority w:val="99"/>
    <w:rPr>
      <w:color w:val="000066"/>
      <w:u w:val="none"/>
    </w:rPr>
  </w:style>
  <w:style w:type="character" w:styleId="45">
    <w:name w:val="HTML Code"/>
    <w:basedOn w:val="39"/>
    <w:unhideWhenUsed/>
    <w:qFormat/>
    <w:uiPriority w:val="99"/>
    <w:rPr>
      <w:rFonts w:ascii="Courier New" w:hAnsi="Courier New" w:cs="Courier New" w:eastAsiaTheme="minorEastAsia"/>
      <w:sz w:val="20"/>
      <w:szCs w:val="20"/>
    </w:rPr>
  </w:style>
  <w:style w:type="character" w:styleId="46">
    <w:name w:val="annotation reference"/>
    <w:qFormat/>
    <w:uiPriority w:val="0"/>
    <w:rPr>
      <w:sz w:val="21"/>
      <w:szCs w:val="21"/>
    </w:rPr>
  </w:style>
  <w:style w:type="character" w:styleId="47">
    <w:name w:val="HTML Cite"/>
    <w:basedOn w:val="39"/>
    <w:unhideWhenUsed/>
    <w:qFormat/>
    <w:uiPriority w:val="99"/>
    <w:rPr>
      <w:i/>
      <w:iCs/>
    </w:rPr>
  </w:style>
  <w:style w:type="table" w:styleId="49">
    <w:name w:val="Table Grid"/>
    <w:basedOn w:val="48"/>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50">
    <w:name w:val="批注文字 字符"/>
    <w:basedOn w:val="39"/>
    <w:link w:val="12"/>
    <w:qFormat/>
    <w:uiPriority w:val="0"/>
    <w:rPr>
      <w:rFonts w:ascii="Times New Roman" w:hAnsi="Times New Roman" w:eastAsia="宋体" w:cs="Times New Roman"/>
    </w:rPr>
  </w:style>
  <w:style w:type="character" w:customStyle="1" w:styleId="51">
    <w:name w:val="批注框文本 字符"/>
    <w:basedOn w:val="39"/>
    <w:link w:val="26"/>
    <w:semiHidden/>
    <w:qFormat/>
    <w:uiPriority w:val="99"/>
    <w:rPr>
      <w:rFonts w:ascii="宋体" w:hAnsi="Times New Roman" w:eastAsia="宋体" w:cs="Times New Roman"/>
      <w:sz w:val="18"/>
      <w:szCs w:val="18"/>
    </w:rPr>
  </w:style>
  <w:style w:type="character" w:customStyle="1" w:styleId="52">
    <w:name w:val="批注主题 字符"/>
    <w:basedOn w:val="50"/>
    <w:link w:val="11"/>
    <w:semiHidden/>
    <w:qFormat/>
    <w:uiPriority w:val="99"/>
    <w:rPr>
      <w:rFonts w:ascii="Times New Roman" w:hAnsi="Times New Roman" w:eastAsia="宋体" w:cs="Times New Roman"/>
      <w:b/>
      <w:bCs/>
    </w:rPr>
  </w:style>
  <w:style w:type="character" w:customStyle="1" w:styleId="53">
    <w:name w:val="标题 1 字符"/>
    <w:basedOn w:val="39"/>
    <w:link w:val="2"/>
    <w:qFormat/>
    <w:uiPriority w:val="0"/>
    <w:rPr>
      <w:rFonts w:ascii="宋体" w:hAnsi="宋体" w:eastAsia="黑体" w:cs="Times New Roman"/>
      <w:bCs/>
      <w:sz w:val="32"/>
      <w:lang w:val="en-US" w:eastAsia="zh-CN"/>
    </w:rPr>
  </w:style>
  <w:style w:type="character" w:customStyle="1" w:styleId="54">
    <w:name w:val="标题 2 字符"/>
    <w:basedOn w:val="39"/>
    <w:link w:val="3"/>
    <w:qFormat/>
    <w:uiPriority w:val="9"/>
    <w:rPr>
      <w:rFonts w:ascii="宋体" w:hAnsi="宋体" w:eastAsia="黑体" w:cstheme="majorBidi"/>
      <w:bCs/>
      <w:kern w:val="0"/>
      <w:sz w:val="24"/>
      <w:szCs w:val="28"/>
    </w:rPr>
  </w:style>
  <w:style w:type="paragraph" w:customStyle="1" w:styleId="55">
    <w:name w:val="List Paragraph"/>
    <w:basedOn w:val="1"/>
    <w:qFormat/>
    <w:uiPriority w:val="34"/>
    <w:pPr>
      <w:ind w:firstLine="420" w:firstLineChars="200"/>
    </w:pPr>
    <w:rPr>
      <w:rFonts w:ascii="Times New Roman" w:hAnsi="Times New Roman" w:cs="Times New Roman" w:eastAsiaTheme="minorEastAsia"/>
    </w:rPr>
  </w:style>
  <w:style w:type="character" w:customStyle="1" w:styleId="56">
    <w:name w:val="页眉 字符"/>
    <w:basedOn w:val="39"/>
    <w:link w:val="28"/>
    <w:qFormat/>
    <w:uiPriority w:val="99"/>
    <w:rPr>
      <w:rFonts w:ascii="Times New Roman" w:hAnsi="Times New Roman" w:eastAsia="宋体" w:cs="Times New Roman"/>
      <w:sz w:val="18"/>
      <w:szCs w:val="18"/>
    </w:rPr>
  </w:style>
  <w:style w:type="character" w:customStyle="1" w:styleId="57">
    <w:name w:val="页脚 字符"/>
    <w:basedOn w:val="39"/>
    <w:link w:val="27"/>
    <w:qFormat/>
    <w:uiPriority w:val="99"/>
    <w:rPr>
      <w:rFonts w:ascii="Times New Roman" w:hAnsi="Times New Roman" w:eastAsia="宋体" w:cs="Times New Roman"/>
      <w:sz w:val="18"/>
      <w:szCs w:val="18"/>
    </w:rPr>
  </w:style>
  <w:style w:type="character" w:customStyle="1" w:styleId="58">
    <w:name w:val="标题 3 字符"/>
    <w:basedOn w:val="39"/>
    <w:link w:val="4"/>
    <w:qFormat/>
    <w:uiPriority w:val="9"/>
    <w:rPr>
      <w:rFonts w:ascii="Times New Roman" w:hAnsi="Times New Roman" w:eastAsia="黑体" w:cs="Times New Roman"/>
      <w:bCs/>
      <w:sz w:val="24"/>
      <w:szCs w:val="32"/>
    </w:rPr>
  </w:style>
  <w:style w:type="character" w:customStyle="1" w:styleId="59">
    <w:name w:val="标题 4 字符"/>
    <w:basedOn w:val="39"/>
    <w:link w:val="5"/>
    <w:semiHidden/>
    <w:qFormat/>
    <w:uiPriority w:val="9"/>
    <w:rPr>
      <w:rFonts w:asciiTheme="majorHAnsi" w:hAnsiTheme="majorHAnsi" w:eastAsiaTheme="majorEastAsia" w:cstheme="majorBidi"/>
      <w:b/>
      <w:bCs/>
      <w:kern w:val="0"/>
      <w:sz w:val="28"/>
      <w:szCs w:val="28"/>
    </w:rPr>
  </w:style>
  <w:style w:type="character" w:customStyle="1" w:styleId="60">
    <w:name w:val="标题 5 字符"/>
    <w:basedOn w:val="39"/>
    <w:link w:val="6"/>
    <w:semiHidden/>
    <w:qFormat/>
    <w:uiPriority w:val="9"/>
    <w:rPr>
      <w:rFonts w:ascii="Times New Roman" w:hAnsi="Times New Roman" w:cs="Times New Roman"/>
      <w:b/>
      <w:bCs/>
      <w:kern w:val="0"/>
      <w:sz w:val="28"/>
      <w:szCs w:val="28"/>
    </w:rPr>
  </w:style>
  <w:style w:type="character" w:customStyle="1" w:styleId="61">
    <w:name w:val="标题 6 字符"/>
    <w:basedOn w:val="39"/>
    <w:link w:val="7"/>
    <w:semiHidden/>
    <w:qFormat/>
    <w:uiPriority w:val="9"/>
    <w:rPr>
      <w:rFonts w:asciiTheme="majorHAnsi" w:hAnsiTheme="majorHAnsi" w:eastAsiaTheme="majorEastAsia" w:cstheme="majorBidi"/>
      <w:b/>
      <w:bCs/>
      <w:kern w:val="0"/>
    </w:rPr>
  </w:style>
  <w:style w:type="character" w:customStyle="1" w:styleId="62">
    <w:name w:val="标题 7 字符"/>
    <w:basedOn w:val="39"/>
    <w:link w:val="8"/>
    <w:semiHidden/>
    <w:qFormat/>
    <w:uiPriority w:val="9"/>
    <w:rPr>
      <w:rFonts w:ascii="Times New Roman" w:hAnsi="Times New Roman" w:cs="Times New Roman"/>
      <w:b/>
      <w:bCs/>
      <w:kern w:val="0"/>
    </w:rPr>
  </w:style>
  <w:style w:type="character" w:customStyle="1" w:styleId="63">
    <w:name w:val="标题 8 字符"/>
    <w:basedOn w:val="39"/>
    <w:link w:val="9"/>
    <w:semiHidden/>
    <w:qFormat/>
    <w:uiPriority w:val="9"/>
    <w:rPr>
      <w:rFonts w:asciiTheme="majorHAnsi" w:hAnsiTheme="majorHAnsi" w:eastAsiaTheme="majorEastAsia" w:cstheme="majorBidi"/>
      <w:kern w:val="0"/>
    </w:rPr>
  </w:style>
  <w:style w:type="character" w:customStyle="1" w:styleId="64">
    <w:name w:val="标题 9 字符"/>
    <w:basedOn w:val="39"/>
    <w:link w:val="10"/>
    <w:semiHidden/>
    <w:qFormat/>
    <w:uiPriority w:val="9"/>
    <w:rPr>
      <w:rFonts w:asciiTheme="majorHAnsi" w:hAnsiTheme="majorHAnsi" w:eastAsiaTheme="majorEastAsia" w:cstheme="majorBidi"/>
      <w:kern w:val="0"/>
      <w:sz w:val="21"/>
      <w:szCs w:val="21"/>
    </w:rPr>
  </w:style>
  <w:style w:type="paragraph" w:customStyle="1" w:styleId="65">
    <w:name w:val="p1"/>
    <w:basedOn w:val="1"/>
    <w:qFormat/>
    <w:uiPriority w:val="0"/>
    <w:rPr>
      <w:rFonts w:ascii=".苹方-简" w:hAnsi="Times New Roman" w:eastAsia=".苹方-简" w:cs="Times New Roman"/>
      <w:sz w:val="18"/>
      <w:szCs w:val="18"/>
    </w:rPr>
  </w:style>
  <w:style w:type="character" w:customStyle="1" w:styleId="66">
    <w:name w:val="s1"/>
    <w:basedOn w:val="39"/>
    <w:qFormat/>
    <w:uiPriority w:val="0"/>
    <w:rPr>
      <w:rFonts w:hint="default" w:ascii="Helvetica Neue" w:hAnsi="Helvetica Neue"/>
      <w:sz w:val="18"/>
      <w:szCs w:val="18"/>
    </w:rPr>
  </w:style>
  <w:style w:type="character" w:customStyle="1" w:styleId="67">
    <w:name w:val="HTML 预设格式 字符"/>
    <w:basedOn w:val="39"/>
    <w:link w:val="36"/>
    <w:semiHidden/>
    <w:qFormat/>
    <w:uiPriority w:val="99"/>
    <w:rPr>
      <w:rFonts w:ascii="Courier New" w:hAnsi="Courier New" w:cs="Courier New"/>
      <w:kern w:val="0"/>
      <w:sz w:val="20"/>
      <w:szCs w:val="20"/>
    </w:rPr>
  </w:style>
  <w:style w:type="paragraph" w:customStyle="1" w:styleId="68">
    <w:name w:val="TOC Heading"/>
    <w:basedOn w:val="2"/>
    <w:next w:val="1"/>
    <w:unhideWhenUsed/>
    <w:qFormat/>
    <w:uiPriority w:val="39"/>
    <w:pPr>
      <w:keepLines/>
      <w:pageBreakBefore w:val="0"/>
      <w:spacing w:before="480" w:after="0" w:line="276" w:lineRule="auto"/>
      <w:outlineLvl w:val="9"/>
    </w:pPr>
    <w:rPr>
      <w:rFonts w:asciiTheme="majorHAnsi" w:hAnsiTheme="majorHAnsi" w:eastAsiaTheme="majorEastAsia" w:cstheme="majorBidi"/>
      <w:color w:val="2F5597" w:themeColor="accent1" w:themeShade="BF"/>
      <w:sz w:val="28"/>
      <w:szCs w:val="28"/>
    </w:rPr>
  </w:style>
  <w:style w:type="paragraph" w:customStyle="1" w:styleId="69">
    <w:name w:val="No Spacing"/>
    <w:qFormat/>
    <w:uiPriority w:val="1"/>
    <w:rPr>
      <w:rFonts w:ascii="Times New Roman" w:hAnsi="Times New Roman" w:cs="Times New Roman" w:eastAsiaTheme="minorEastAsia"/>
      <w:kern w:val="0"/>
      <w:sz w:val="24"/>
      <w:szCs w:val="24"/>
      <w:lang w:val="en-US" w:eastAsia="zh-CN" w:bidi="ar-SA"/>
    </w:rPr>
  </w:style>
  <w:style w:type="character" w:customStyle="1" w:styleId="70">
    <w:name w:val="Unresolved Mention"/>
    <w:basedOn w:val="39"/>
    <w:qFormat/>
    <w:uiPriority w:val="99"/>
    <w:rPr>
      <w:color w:val="808080"/>
      <w:shd w:val="clear" w:color="auto" w:fill="E6E6E6"/>
    </w:rPr>
  </w:style>
  <w:style w:type="character" w:customStyle="1" w:styleId="71">
    <w:name w:val="reference-accessdate"/>
    <w:basedOn w:val="39"/>
    <w:qFormat/>
    <w:uiPriority w:val="0"/>
  </w:style>
  <w:style w:type="character" w:customStyle="1" w:styleId="72">
    <w:name w:val="nowrap"/>
    <w:basedOn w:val="39"/>
    <w:qFormat/>
    <w:uiPriority w:val="0"/>
  </w:style>
  <w:style w:type="character" w:customStyle="1" w:styleId="73">
    <w:name w:val="ilh-page"/>
    <w:basedOn w:val="39"/>
    <w:qFormat/>
    <w:uiPriority w:val="0"/>
  </w:style>
  <w:style w:type="paragraph" w:customStyle="1" w:styleId="74">
    <w:name w:val="p2"/>
    <w:basedOn w:val="1"/>
    <w:qFormat/>
    <w:uiPriority w:val="0"/>
    <w:pPr>
      <w:spacing w:before="0" w:beforeAutospacing="0" w:after="0" w:afterAutospacing="0"/>
      <w:ind w:left="0" w:right="0"/>
      <w:jc w:val="left"/>
    </w:pPr>
    <w:rPr>
      <w:rFonts w:ascii="menlo" w:hAnsi="menlo" w:eastAsia="menlo" w:cs="menlo"/>
      <w:color w:val="000000"/>
      <w:kern w:val="0"/>
      <w:sz w:val="46"/>
      <w:szCs w:val="46"/>
      <w:lang w:val="en-US" w:eastAsia="zh-CN" w:bidi="ar"/>
    </w:rPr>
  </w:style>
  <w:style w:type="character" w:customStyle="1" w:styleId="75">
    <w:name w:val="apple-tab-span"/>
    <w:basedOn w:val="39"/>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7" Type="http://schemas.microsoft.com/office/2011/relationships/people" Target="people.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52</Pages>
  <Words>6172</Words>
  <Characters>35182</Characters>
  <Lines>293</Lines>
  <Paragraphs>82</Paragraphs>
  <ScaleCrop>false</ScaleCrop>
  <LinksUpToDate>false</LinksUpToDate>
  <CharactersWithSpaces>41272</CharactersWithSpaces>
  <Application>WPS Office_2.2.0.3563_F1E327BC-269C-435d-A152-05C5408002CA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2018-05-01T06:32:00Z</dcterms:created>
  <dc:creator>葒楼梦中</dc:creator>
  <cp:lastModifiedBy>wuxiaoming</cp:lastModifiedBy>
  <cp:lastPrinted>2018-06-01T05:11:00Z</cp:lastPrinted>
  <dcterms:modified xsi:type="dcterms:W3CDTF">2020-05-18T11:52:02Z</dcterms:modified>
  <cp:revision>1987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2052-2.2.0.3563</vt:lpwstr>
  </property>
</Properties>
</file>